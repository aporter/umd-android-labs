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A5D56C" w14:textId="2355E4A3" w:rsidR="00DA2AFB" w:rsidRPr="00AC3EC0" w:rsidRDefault="00734826" w:rsidP="00AC3EC0">
      <w:pPr>
        <w:pStyle w:val="Title"/>
      </w:pPr>
      <w:r w:rsidRPr="00AC3EC0">
        <w:t xml:space="preserve">Lab – </w:t>
      </w:r>
      <w:r w:rsidR="00401CF0" w:rsidRPr="00AC3EC0">
        <w:t>Intents</w:t>
      </w:r>
    </w:p>
    <w:p w14:paraId="5C536480" w14:textId="77777777" w:rsidR="00DA2AFB" w:rsidRDefault="003354F9" w:rsidP="0009205E">
      <w:pPr>
        <w:pStyle w:val="Heading1"/>
      </w:pPr>
      <w:r>
        <w:t>Objectives:</w:t>
      </w:r>
    </w:p>
    <w:p w14:paraId="06435706" w14:textId="356B3885" w:rsidR="00DA2AFB" w:rsidRDefault="003354F9">
      <w:pPr>
        <w:pStyle w:val="Standard"/>
      </w:pPr>
      <w:r>
        <w:t xml:space="preserve">Familiarize yourself with </w:t>
      </w:r>
      <w:r w:rsidR="00401CF0">
        <w:t xml:space="preserve">Android Intents. You will create Intents and then use them to activate Activities. </w:t>
      </w:r>
    </w:p>
    <w:p w14:paraId="23ABB744" w14:textId="6B043569" w:rsidR="00401CF0" w:rsidRPr="003F7EEF" w:rsidRDefault="003354F9" w:rsidP="003F7EEF">
      <w:pPr>
        <w:pStyle w:val="Heading1"/>
      </w:pPr>
      <w:r>
        <w:t>The Intent class</w:t>
      </w:r>
    </w:p>
    <w:p w14:paraId="45A63424" w14:textId="61B40EA0" w:rsidR="00DA2AFB" w:rsidRDefault="0009205E">
      <w:pPr>
        <w:pStyle w:val="Standard"/>
      </w:pPr>
      <w:r>
        <w:rPr>
          <w:rFonts w:ascii="Times New Roman" w:hAnsi="Times New Roman"/>
        </w:rPr>
        <w:t>In</w:t>
      </w:r>
      <w:r w:rsidR="003354F9">
        <w:rPr>
          <w:rFonts w:ascii="Times New Roman" w:hAnsi="Times New Roman"/>
        </w:rPr>
        <w:t xml:space="preserve"> this lab</w:t>
      </w:r>
      <w:r w:rsidR="005D1971">
        <w:rPr>
          <w:rFonts w:ascii="Times New Roman" w:hAnsi="Times New Roman"/>
        </w:rPr>
        <w:t>,</w:t>
      </w:r>
      <w:r w:rsidR="003354F9">
        <w:rPr>
          <w:rFonts w:ascii="Times New Roman" w:hAnsi="Times New Roman"/>
        </w:rPr>
        <w:t xml:space="preserve"> you will use </w:t>
      </w:r>
      <w:r w:rsidR="002F37ED">
        <w:rPr>
          <w:rFonts w:ascii="Times New Roman" w:hAnsi="Times New Roman"/>
        </w:rPr>
        <w:t xml:space="preserve">both explicit and implicit </w:t>
      </w:r>
      <w:r w:rsidR="003354F9">
        <w:rPr>
          <w:rFonts w:ascii="Times New Roman" w:hAnsi="Times New Roman"/>
        </w:rPr>
        <w:t xml:space="preserve">Intents to activate Activities. In </w:t>
      </w:r>
      <w:r w:rsidR="005518AF">
        <w:rPr>
          <w:rFonts w:ascii="Times New Roman" w:hAnsi="Times New Roman"/>
        </w:rPr>
        <w:t xml:space="preserve">one </w:t>
      </w:r>
      <w:r w:rsidR="003354F9">
        <w:rPr>
          <w:rFonts w:ascii="Times New Roman" w:hAnsi="Times New Roman"/>
        </w:rPr>
        <w:t xml:space="preserve">case, you </w:t>
      </w:r>
      <w:r w:rsidR="003457DA">
        <w:rPr>
          <w:rFonts w:ascii="Times New Roman" w:hAnsi="Times New Roman"/>
        </w:rPr>
        <w:t xml:space="preserve">will start an Activity using the </w:t>
      </w:r>
      <w:proofErr w:type="spellStart"/>
      <w:proofErr w:type="gramStart"/>
      <w:r w:rsidR="003457DA">
        <w:rPr>
          <w:rFonts w:ascii="Times New Roman" w:hAnsi="Times New Roman"/>
        </w:rPr>
        <w:t>startActivity</w:t>
      </w:r>
      <w:proofErr w:type="spellEnd"/>
      <w:r w:rsidR="003457DA">
        <w:rPr>
          <w:rFonts w:ascii="Times New Roman" w:hAnsi="Times New Roman"/>
        </w:rPr>
        <w:t>(</w:t>
      </w:r>
      <w:proofErr w:type="gramEnd"/>
      <w:r w:rsidR="003457DA">
        <w:rPr>
          <w:rFonts w:ascii="Times New Roman" w:hAnsi="Times New Roman"/>
        </w:rPr>
        <w:t xml:space="preserve">) method. In </w:t>
      </w:r>
      <w:r w:rsidR="005518AF">
        <w:rPr>
          <w:rFonts w:ascii="Times New Roman" w:hAnsi="Times New Roman"/>
        </w:rPr>
        <w:t>another case,</w:t>
      </w:r>
      <w:r w:rsidR="003457DA">
        <w:rPr>
          <w:rFonts w:ascii="Times New Roman" w:hAnsi="Times New Roman"/>
        </w:rPr>
        <w:t xml:space="preserve"> you will start an Activity by using </w:t>
      </w:r>
      <w:proofErr w:type="gramStart"/>
      <w:r w:rsidR="003457DA">
        <w:rPr>
          <w:rFonts w:ascii="Times New Roman" w:hAnsi="Times New Roman"/>
        </w:rPr>
        <w:t>startActivityForResult(</w:t>
      </w:r>
      <w:proofErr w:type="gramEnd"/>
      <w:r w:rsidR="003457DA">
        <w:rPr>
          <w:rFonts w:ascii="Times New Roman" w:hAnsi="Times New Roman"/>
        </w:rPr>
        <w:t>).</w:t>
      </w:r>
      <w:r w:rsidR="005518AF">
        <w:rPr>
          <w:rFonts w:ascii="Times New Roman" w:hAnsi="Times New Roman"/>
        </w:rPr>
        <w:t xml:space="preserve"> </w:t>
      </w:r>
      <w:r w:rsidR="003354F9">
        <w:rPr>
          <w:rFonts w:ascii="Times New Roman" w:hAnsi="Times New Roman"/>
        </w:rPr>
        <w:t xml:space="preserve">See </w:t>
      </w:r>
      <w:hyperlink r:id="rId8" w:history="1">
        <w:r w:rsidR="003354F9">
          <w:rPr>
            <w:rFonts w:ascii="Times New Roman" w:hAnsi="Times New Roman"/>
          </w:rPr>
          <w:t>http://developer.android.com/training/basics/intents/</w:t>
        </w:r>
      </w:hyperlink>
      <w:r w:rsidR="003354F9">
        <w:rPr>
          <w:rFonts w:ascii="Times New Roman" w:hAnsi="Times New Roman"/>
        </w:rPr>
        <w:t xml:space="preserve"> for more </w:t>
      </w:r>
      <w:r w:rsidR="003457DA">
        <w:rPr>
          <w:rFonts w:ascii="Times New Roman" w:hAnsi="Times New Roman"/>
        </w:rPr>
        <w:t>information</w:t>
      </w:r>
      <w:r w:rsidR="003354F9">
        <w:rPr>
          <w:rFonts w:ascii="Times New Roman" w:hAnsi="Times New Roman"/>
        </w:rPr>
        <w:t>.</w:t>
      </w:r>
    </w:p>
    <w:p w14:paraId="142B3368" w14:textId="77777777" w:rsidR="00DA2AFB" w:rsidRDefault="00DA2AFB">
      <w:pPr>
        <w:pStyle w:val="Standard"/>
        <w:rPr>
          <w:rFonts w:ascii="Times New Roman" w:hAnsi="Times New Roman"/>
        </w:rPr>
      </w:pPr>
    </w:p>
    <w:p w14:paraId="585FC697" w14:textId="065A11BE" w:rsidR="00DA2AFB" w:rsidRDefault="002B39BB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n-US" w:bidi="ar-SA"/>
        </w:rPr>
        <w:drawing>
          <wp:anchor distT="0" distB="0" distL="114300" distR="114300" simplePos="0" relativeHeight="251658240" behindDoc="0" locked="0" layoutInCell="1" allowOverlap="1" wp14:anchorId="12FF7CA0" wp14:editId="38721651">
            <wp:simplePos x="0" y="0"/>
            <wp:positionH relativeFrom="column">
              <wp:posOffset>2514600</wp:posOffset>
            </wp:positionH>
            <wp:positionV relativeFrom="paragraph">
              <wp:posOffset>690245</wp:posOffset>
            </wp:positionV>
            <wp:extent cx="1508125" cy="2514600"/>
            <wp:effectExtent l="25400" t="25400" r="15875" b="25400"/>
            <wp:wrapTopAndBottom/>
            <wp:docPr id="1" name="Picture 1" descr="HD babbbyy:Users:Tanya:Desktop:Screen shot 2014-01-06 at 12.27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 babbbyy:Users:Tanya:Desktop:Screen shot 2014-01-06 at 12.27.34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54F9">
        <w:rPr>
          <w:rFonts w:ascii="Times New Roman" w:hAnsi="Times New Roman"/>
          <w:lang w:eastAsia="en-US" w:bidi="ar-SA"/>
        </w:rPr>
        <w:t>The</w:t>
      </w:r>
      <w:r w:rsidR="003354F9">
        <w:rPr>
          <w:rFonts w:ascii="Times New Roman" w:hAnsi="Times New Roman"/>
        </w:rPr>
        <w:t xml:space="preserve"> main Activity</w:t>
      </w:r>
      <w:r w:rsidR="00401CF0">
        <w:rPr>
          <w:rFonts w:ascii="Times New Roman" w:hAnsi="Times New Roman"/>
        </w:rPr>
        <w:t xml:space="preserve"> for this application is called </w:t>
      </w:r>
      <w:r w:rsidR="00B61F67">
        <w:rPr>
          <w:rFonts w:ascii="Times New Roman" w:hAnsi="Times New Roman"/>
        </w:rPr>
        <w:t>ActivityLoaderActivity</w:t>
      </w:r>
      <w:r w:rsidR="00401CF0">
        <w:rPr>
          <w:rFonts w:ascii="Times New Roman" w:hAnsi="Times New Roman"/>
        </w:rPr>
        <w:t>.</w:t>
      </w:r>
      <w:r w:rsidR="003354F9">
        <w:rPr>
          <w:rFonts w:ascii="Times New Roman" w:hAnsi="Times New Roman"/>
        </w:rPr>
        <w:t xml:space="preserve"> </w:t>
      </w:r>
      <w:r w:rsidR="00401CF0">
        <w:rPr>
          <w:rFonts w:ascii="Times New Roman" w:hAnsi="Times New Roman"/>
        </w:rPr>
        <w:t xml:space="preserve">It </w:t>
      </w:r>
      <w:r w:rsidR="003354F9">
        <w:rPr>
          <w:rFonts w:ascii="Times New Roman" w:hAnsi="Times New Roman"/>
        </w:rPr>
        <w:t>should display two Buttons</w:t>
      </w:r>
      <w:r w:rsidR="00401CF0">
        <w:rPr>
          <w:rFonts w:ascii="Times New Roman" w:hAnsi="Times New Roman"/>
        </w:rPr>
        <w:t xml:space="preserve">, </w:t>
      </w:r>
      <w:proofErr w:type="gramStart"/>
      <w:r w:rsidR="003457DA">
        <w:rPr>
          <w:rFonts w:ascii="Times New Roman" w:hAnsi="Times New Roman"/>
        </w:rPr>
        <w:t xml:space="preserve">one </w:t>
      </w:r>
      <w:r w:rsidR="00401CF0">
        <w:rPr>
          <w:rFonts w:ascii="Times New Roman" w:hAnsi="Times New Roman"/>
        </w:rPr>
        <w:t>labeled “Explicit Activation”</w:t>
      </w:r>
      <w:proofErr w:type="gramEnd"/>
      <w:r w:rsidR="00401CF0">
        <w:rPr>
          <w:rFonts w:ascii="Times New Roman" w:hAnsi="Times New Roman"/>
        </w:rPr>
        <w:t xml:space="preserve"> </w:t>
      </w:r>
      <w:r w:rsidR="003354F9">
        <w:rPr>
          <w:rFonts w:ascii="Times New Roman" w:hAnsi="Times New Roman"/>
        </w:rPr>
        <w:t xml:space="preserve">and </w:t>
      </w:r>
      <w:r w:rsidR="003457DA">
        <w:rPr>
          <w:rFonts w:ascii="Times New Roman" w:hAnsi="Times New Roman"/>
        </w:rPr>
        <w:t xml:space="preserve">one labeled </w:t>
      </w:r>
      <w:r w:rsidR="00401CF0">
        <w:rPr>
          <w:rFonts w:ascii="Times New Roman" w:hAnsi="Times New Roman"/>
        </w:rPr>
        <w:t>“Implicit Activation</w:t>
      </w:r>
      <w:r w:rsidR="003457DA">
        <w:rPr>
          <w:rFonts w:ascii="Times New Roman" w:hAnsi="Times New Roman"/>
        </w:rPr>
        <w:t>.</w:t>
      </w:r>
      <w:r w:rsidR="00401CF0">
        <w:rPr>
          <w:rFonts w:ascii="Times New Roman" w:hAnsi="Times New Roman"/>
        </w:rPr>
        <w:t xml:space="preserve">” </w:t>
      </w:r>
      <w:r w:rsidR="003457DA">
        <w:rPr>
          <w:rFonts w:ascii="Times New Roman" w:hAnsi="Times New Roman"/>
        </w:rPr>
        <w:t xml:space="preserve">It should also display </w:t>
      </w:r>
      <w:r w:rsidR="00401CF0">
        <w:rPr>
          <w:rFonts w:ascii="Times New Roman" w:hAnsi="Times New Roman"/>
        </w:rPr>
        <w:t>one TextView, initially di</w:t>
      </w:r>
      <w:r w:rsidR="00873A2E">
        <w:rPr>
          <w:rFonts w:ascii="Times New Roman" w:hAnsi="Times New Roman"/>
        </w:rPr>
        <w:t xml:space="preserve">splaying the </w:t>
      </w:r>
      <w:r w:rsidR="00401CF0">
        <w:rPr>
          <w:rFonts w:ascii="Times New Roman" w:hAnsi="Times New Roman"/>
        </w:rPr>
        <w:t xml:space="preserve">words, “No Text Entered”. </w:t>
      </w:r>
    </w:p>
    <w:p w14:paraId="47AF31E9" w14:textId="7F3BB690" w:rsidR="005C13BD" w:rsidRDefault="005C13BD">
      <w:pPr>
        <w:pStyle w:val="Standard"/>
        <w:rPr>
          <w:rFonts w:ascii="Times New Roman" w:hAnsi="Times New Roman"/>
        </w:rPr>
      </w:pPr>
    </w:p>
    <w:p w14:paraId="271A978E" w14:textId="5AC92C5B" w:rsidR="005C13BD" w:rsidRDefault="005C13BD">
      <w:pPr>
        <w:pStyle w:val="Standard"/>
        <w:rPr>
          <w:rFonts w:ascii="Times New Roman" w:hAnsi="Times New Roman"/>
        </w:rPr>
      </w:pPr>
    </w:p>
    <w:p w14:paraId="4234E93E" w14:textId="77777777" w:rsidR="005C13BD" w:rsidRDefault="005C13BD">
      <w:pPr>
        <w:pStyle w:val="Standard"/>
      </w:pPr>
    </w:p>
    <w:p w14:paraId="6D527654" w14:textId="5ABAD1AD" w:rsidR="00DA2AFB" w:rsidRDefault="00DA2AFB">
      <w:pPr>
        <w:pStyle w:val="Standard"/>
        <w:rPr>
          <w:rFonts w:ascii="Times New Roman" w:hAnsi="Times New Roman"/>
        </w:rPr>
      </w:pPr>
    </w:p>
    <w:p w14:paraId="28C04EAD" w14:textId="77777777" w:rsidR="005C13BD" w:rsidRDefault="005C13BD">
      <w:pPr>
        <w:pStyle w:val="Standard"/>
        <w:rPr>
          <w:rFonts w:ascii="Times New Roman" w:hAnsi="Times New Roman"/>
        </w:rPr>
      </w:pPr>
    </w:p>
    <w:p w14:paraId="1A55F41E" w14:textId="77777777" w:rsidR="005C13BD" w:rsidRDefault="005C13BD">
      <w:pPr>
        <w:pStyle w:val="Standard"/>
        <w:rPr>
          <w:rFonts w:ascii="Times New Roman" w:hAnsi="Times New Roman"/>
        </w:rPr>
      </w:pPr>
    </w:p>
    <w:p w14:paraId="6E82F564" w14:textId="77777777" w:rsidR="005C13BD" w:rsidRDefault="005C13BD">
      <w:pPr>
        <w:pStyle w:val="Standard"/>
        <w:rPr>
          <w:rFonts w:ascii="Times New Roman" w:hAnsi="Times New Roman"/>
        </w:rPr>
      </w:pPr>
    </w:p>
    <w:p w14:paraId="310CFD02" w14:textId="77777777" w:rsidR="005C13BD" w:rsidRDefault="005C13BD">
      <w:pPr>
        <w:pStyle w:val="Standard"/>
        <w:rPr>
          <w:rFonts w:ascii="Times New Roman" w:hAnsi="Times New Roman"/>
        </w:rPr>
      </w:pPr>
    </w:p>
    <w:p w14:paraId="5A52FCFB" w14:textId="77777777" w:rsidR="005C13BD" w:rsidRDefault="005C13BD">
      <w:pPr>
        <w:pStyle w:val="Standard"/>
        <w:rPr>
          <w:rFonts w:ascii="Times New Roman" w:hAnsi="Times New Roman"/>
        </w:rPr>
      </w:pPr>
    </w:p>
    <w:p w14:paraId="3CC01F6C" w14:textId="77777777" w:rsidR="005C13BD" w:rsidRDefault="005C13BD">
      <w:pPr>
        <w:pStyle w:val="Standard"/>
        <w:rPr>
          <w:rFonts w:ascii="Times New Roman" w:hAnsi="Times New Roman"/>
        </w:rPr>
      </w:pPr>
    </w:p>
    <w:p w14:paraId="31823DD7" w14:textId="77777777" w:rsidR="005C13BD" w:rsidRDefault="005C13BD">
      <w:pPr>
        <w:pStyle w:val="Standard"/>
        <w:rPr>
          <w:rFonts w:ascii="Times New Roman" w:hAnsi="Times New Roman"/>
        </w:rPr>
      </w:pPr>
    </w:p>
    <w:p w14:paraId="6C8B1F25" w14:textId="77777777" w:rsidR="005C13BD" w:rsidRDefault="005C13BD">
      <w:pPr>
        <w:pStyle w:val="Standard"/>
        <w:rPr>
          <w:rFonts w:ascii="Times New Roman" w:hAnsi="Times New Roman"/>
        </w:rPr>
      </w:pPr>
    </w:p>
    <w:p w14:paraId="3036B791" w14:textId="77777777" w:rsidR="005C13BD" w:rsidRDefault="005C13BD">
      <w:pPr>
        <w:pStyle w:val="Standard"/>
        <w:rPr>
          <w:rFonts w:ascii="Times New Roman" w:hAnsi="Times New Roman"/>
        </w:rPr>
      </w:pPr>
    </w:p>
    <w:p w14:paraId="3E2D0985" w14:textId="77777777" w:rsidR="005C13BD" w:rsidRDefault="005C13BD">
      <w:pPr>
        <w:pStyle w:val="Standard"/>
        <w:rPr>
          <w:rFonts w:ascii="Times New Roman" w:hAnsi="Times New Roman"/>
        </w:rPr>
      </w:pPr>
    </w:p>
    <w:p w14:paraId="7BF2C881" w14:textId="77777777" w:rsidR="002B39BB" w:rsidRDefault="002B39BB">
      <w:pPr>
        <w:pStyle w:val="Standard"/>
        <w:rPr>
          <w:rFonts w:ascii="Times New Roman" w:hAnsi="Times New Roman"/>
        </w:rPr>
      </w:pPr>
    </w:p>
    <w:p w14:paraId="7FB172BB" w14:textId="77777777" w:rsidR="00DA2AFB" w:rsidRDefault="00DA2AFB">
      <w:pPr>
        <w:pStyle w:val="Standard"/>
        <w:rPr>
          <w:rFonts w:ascii="Times New Roman" w:hAnsi="Times New Roman"/>
        </w:rPr>
      </w:pPr>
    </w:p>
    <w:p w14:paraId="465C7BEF" w14:textId="0EA42236" w:rsidR="00DA2AFB" w:rsidRDefault="002B39BB">
      <w:pPr>
        <w:pStyle w:val="Standard"/>
      </w:pPr>
      <w:r>
        <w:rPr>
          <w:rFonts w:ascii="Times New Roman" w:hAnsi="Times New Roman"/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 wp14:anchorId="2A7A6943" wp14:editId="7C26BAD9">
            <wp:simplePos x="0" y="0"/>
            <wp:positionH relativeFrom="column">
              <wp:posOffset>2400300</wp:posOffset>
            </wp:positionH>
            <wp:positionV relativeFrom="paragraph">
              <wp:posOffset>739140</wp:posOffset>
            </wp:positionV>
            <wp:extent cx="1503680" cy="2513965"/>
            <wp:effectExtent l="25400" t="25400" r="20320" b="26035"/>
            <wp:wrapTopAndBottom/>
            <wp:docPr id="2" name="Picture 2" descr="HD babbbyy:Users:Tanya:Desktop:Screen shot 2014-01-06 at 12.34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D babbbyy:Users:Tanya:Desktop:Screen shot 2014-01-06 at 12.34.0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680" cy="25139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1CF0">
        <w:rPr>
          <w:rFonts w:ascii="Times New Roman" w:hAnsi="Times New Roman"/>
        </w:rPr>
        <w:t>The applic</w:t>
      </w:r>
      <w:r w:rsidR="005D1971">
        <w:rPr>
          <w:rFonts w:ascii="Times New Roman" w:hAnsi="Times New Roman"/>
        </w:rPr>
        <w:t>ation should behave as follows.</w:t>
      </w:r>
      <w:r w:rsidR="00401CF0">
        <w:rPr>
          <w:rFonts w:ascii="Times New Roman" w:hAnsi="Times New Roman"/>
        </w:rPr>
        <w:t xml:space="preserve"> When the user clicks the “Explicit</w:t>
      </w:r>
      <w:r w:rsidR="00D977AE">
        <w:rPr>
          <w:rFonts w:ascii="Times New Roman" w:hAnsi="Times New Roman"/>
        </w:rPr>
        <w:t xml:space="preserve"> Activation</w:t>
      </w:r>
      <w:r w:rsidR="00401CF0">
        <w:rPr>
          <w:rFonts w:ascii="Times New Roman" w:hAnsi="Times New Roman"/>
        </w:rPr>
        <w:t>” Button, the ActivityLoader</w:t>
      </w:r>
      <w:r w:rsidR="009B237A">
        <w:rPr>
          <w:rFonts w:ascii="Times New Roman" w:hAnsi="Times New Roman"/>
        </w:rPr>
        <w:t>Activity</w:t>
      </w:r>
      <w:r w:rsidR="00401CF0">
        <w:rPr>
          <w:rFonts w:ascii="Times New Roman" w:hAnsi="Times New Roman"/>
        </w:rPr>
        <w:t xml:space="preserve"> should </w:t>
      </w:r>
      <w:r w:rsidR="003354F9">
        <w:rPr>
          <w:rFonts w:ascii="Times New Roman" w:hAnsi="Times New Roman"/>
        </w:rPr>
        <w:t xml:space="preserve">launch a new Activity </w:t>
      </w:r>
      <w:r w:rsidR="00401CF0">
        <w:rPr>
          <w:rFonts w:ascii="Times New Roman" w:eastAsia="Verdana" w:hAnsi="Times New Roman" w:cs="Verdana"/>
          <w:color w:val="000000"/>
        </w:rPr>
        <w:t>called Explicitly</w:t>
      </w:r>
      <w:r w:rsidR="003354F9">
        <w:rPr>
          <w:rFonts w:ascii="Times New Roman" w:eastAsia="Verdana" w:hAnsi="Times New Roman" w:cs="Verdana"/>
          <w:color w:val="000000"/>
        </w:rPr>
        <w:t>Load</w:t>
      </w:r>
      <w:r w:rsidR="00401CF0">
        <w:rPr>
          <w:rFonts w:ascii="Times New Roman" w:eastAsia="Verdana" w:hAnsi="Times New Roman" w:cs="Verdana"/>
          <w:color w:val="000000"/>
        </w:rPr>
        <w:t>edActivity. This activity should display a user interface</w:t>
      </w:r>
      <w:r w:rsidR="003354F9">
        <w:rPr>
          <w:rFonts w:ascii="Times New Roman" w:hAnsi="Times New Roman"/>
        </w:rPr>
        <w:t xml:space="preserve"> </w:t>
      </w:r>
      <w:r w:rsidR="00401CF0">
        <w:rPr>
          <w:rFonts w:ascii="Times New Roman" w:hAnsi="Times New Roman"/>
        </w:rPr>
        <w:t>containing</w:t>
      </w:r>
      <w:r w:rsidR="003354F9">
        <w:rPr>
          <w:rFonts w:ascii="Times New Roman" w:hAnsi="Times New Roman"/>
        </w:rPr>
        <w:t xml:space="preserve"> a</w:t>
      </w:r>
      <w:r w:rsidR="00401CF0">
        <w:rPr>
          <w:rFonts w:ascii="Times New Roman" w:hAnsi="Times New Roman"/>
        </w:rPr>
        <w:t>n</w:t>
      </w:r>
      <w:r w:rsidR="003354F9">
        <w:rPr>
          <w:rFonts w:ascii="Times New Roman" w:hAnsi="Times New Roman"/>
        </w:rPr>
        <w:t xml:space="preserve"> EditText and a Button. </w:t>
      </w:r>
      <w:r w:rsidR="005D1971">
        <w:rPr>
          <w:rFonts w:ascii="Times New Roman" w:hAnsi="Times New Roman"/>
        </w:rPr>
        <w:t xml:space="preserve">An </w:t>
      </w:r>
      <w:r w:rsidR="00E471AA">
        <w:rPr>
          <w:rFonts w:ascii="Times New Roman" w:hAnsi="Times New Roman"/>
        </w:rPr>
        <w:t>EditText object</w:t>
      </w:r>
      <w:r w:rsidR="00401CF0">
        <w:rPr>
          <w:rFonts w:ascii="Times New Roman" w:hAnsi="Times New Roman"/>
        </w:rPr>
        <w:t xml:space="preserve"> allow</w:t>
      </w:r>
      <w:r w:rsidR="00E471AA">
        <w:rPr>
          <w:rFonts w:ascii="Times New Roman" w:hAnsi="Times New Roman"/>
        </w:rPr>
        <w:t>s</w:t>
      </w:r>
      <w:r w:rsidR="00401CF0">
        <w:rPr>
          <w:rFonts w:ascii="Times New Roman" w:hAnsi="Times New Roman"/>
        </w:rPr>
        <w:t xml:space="preserve"> </w:t>
      </w:r>
      <w:r w:rsidR="005D1971">
        <w:rPr>
          <w:rFonts w:ascii="Times New Roman" w:hAnsi="Times New Roman"/>
        </w:rPr>
        <w:t xml:space="preserve">a </w:t>
      </w:r>
      <w:r w:rsidR="003354F9">
        <w:rPr>
          <w:rFonts w:ascii="Times New Roman" w:hAnsi="Times New Roman"/>
        </w:rPr>
        <w:t xml:space="preserve">user </w:t>
      </w:r>
      <w:r w:rsidR="00401CF0">
        <w:rPr>
          <w:rFonts w:ascii="Times New Roman" w:hAnsi="Times New Roman"/>
        </w:rPr>
        <w:t xml:space="preserve">to </w:t>
      </w:r>
      <w:r w:rsidR="003354F9">
        <w:rPr>
          <w:rFonts w:ascii="Times New Roman" w:hAnsi="Times New Roman"/>
        </w:rPr>
        <w:t>enter text.</w:t>
      </w:r>
    </w:p>
    <w:p w14:paraId="650B68DF" w14:textId="7CB6EF3B" w:rsidR="00DA2AFB" w:rsidRDefault="00DA2AFB">
      <w:pPr>
        <w:pStyle w:val="Standard"/>
        <w:rPr>
          <w:rFonts w:ascii="Times New Roman" w:hAnsi="Times New Roman"/>
          <w:noProof/>
          <w:lang w:eastAsia="en-US" w:bidi="ar-SA"/>
        </w:rPr>
      </w:pPr>
    </w:p>
    <w:p w14:paraId="750A1742" w14:textId="2B1F1013" w:rsidR="00DA2AFB" w:rsidRDefault="00401CF0" w:rsidP="002B39BB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When the user </w:t>
      </w:r>
      <w:r w:rsidR="003457DA">
        <w:rPr>
          <w:rFonts w:ascii="Times New Roman" w:hAnsi="Times New Roman"/>
        </w:rPr>
        <w:t xml:space="preserve">clicks </w:t>
      </w:r>
      <w:r w:rsidR="009B237A">
        <w:rPr>
          <w:rFonts w:ascii="Times New Roman" w:hAnsi="Times New Roman"/>
        </w:rPr>
        <w:t xml:space="preserve">the </w:t>
      </w:r>
      <w:r w:rsidR="002B39BB">
        <w:rPr>
          <w:rFonts w:ascii="Times New Roman" w:hAnsi="Times New Roman"/>
        </w:rPr>
        <w:t>“Enter”</w:t>
      </w:r>
      <w:r w:rsidR="009B237A">
        <w:rPr>
          <w:rFonts w:ascii="Times New Roman" w:hAnsi="Times New Roman"/>
        </w:rPr>
        <w:t xml:space="preserve"> Button, this Activity should finish, returning </w:t>
      </w:r>
      <w:r w:rsidR="008F388D">
        <w:rPr>
          <w:rFonts w:ascii="Times New Roman" w:hAnsi="Times New Roman"/>
        </w:rPr>
        <w:t xml:space="preserve">the </w:t>
      </w:r>
      <w:r w:rsidR="003457DA">
        <w:rPr>
          <w:rFonts w:ascii="Times New Roman" w:hAnsi="Times New Roman"/>
        </w:rPr>
        <w:t xml:space="preserve">current </w:t>
      </w:r>
      <w:r w:rsidR="008F388D">
        <w:rPr>
          <w:rFonts w:ascii="Times New Roman" w:hAnsi="Times New Roman"/>
        </w:rPr>
        <w:t xml:space="preserve">contents of </w:t>
      </w:r>
      <w:r w:rsidR="009B237A">
        <w:rPr>
          <w:rFonts w:ascii="Times New Roman" w:hAnsi="Times New Roman"/>
        </w:rPr>
        <w:t xml:space="preserve">the EditText object </w:t>
      </w:r>
      <w:r w:rsidR="005D1971">
        <w:rPr>
          <w:rFonts w:ascii="Times New Roman" w:hAnsi="Times New Roman"/>
        </w:rPr>
        <w:t xml:space="preserve">(seen above as ‘Hello World!) </w:t>
      </w:r>
      <w:r w:rsidR="003354F9">
        <w:rPr>
          <w:rFonts w:ascii="Times New Roman" w:hAnsi="Times New Roman"/>
        </w:rPr>
        <w:t xml:space="preserve">back to the </w:t>
      </w:r>
      <w:r w:rsidR="009B237A">
        <w:rPr>
          <w:rFonts w:ascii="Times New Roman" w:hAnsi="Times New Roman"/>
        </w:rPr>
        <w:t>ActivityLoaderActivity</w:t>
      </w:r>
      <w:r w:rsidR="003354F9">
        <w:rPr>
          <w:rFonts w:ascii="Times New Roman" w:hAnsi="Times New Roman"/>
        </w:rPr>
        <w:t xml:space="preserve">. </w:t>
      </w:r>
      <w:r w:rsidR="009B237A">
        <w:rPr>
          <w:rFonts w:ascii="Times New Roman" w:hAnsi="Times New Roman"/>
        </w:rPr>
        <w:t>Once the ActivityLoaderActivity is again visible, a</w:t>
      </w:r>
      <w:r w:rsidR="003354F9">
        <w:rPr>
          <w:rFonts w:ascii="Times New Roman" w:hAnsi="Times New Roman"/>
        </w:rPr>
        <w:t xml:space="preserve">ny text that was </w:t>
      </w:r>
      <w:r w:rsidR="009B237A">
        <w:rPr>
          <w:rFonts w:ascii="Times New Roman" w:hAnsi="Times New Roman"/>
        </w:rPr>
        <w:t xml:space="preserve">returned from the </w:t>
      </w:r>
      <w:r w:rsidR="009B237A">
        <w:rPr>
          <w:rFonts w:ascii="Times New Roman" w:eastAsia="Verdana" w:hAnsi="Times New Roman" w:cs="Verdana"/>
          <w:color w:val="000000"/>
        </w:rPr>
        <w:t>ExplicitlyLoadedActivity</w:t>
      </w:r>
      <w:r w:rsidR="009B237A">
        <w:rPr>
          <w:rFonts w:ascii="Times New Roman" w:hAnsi="Times New Roman"/>
        </w:rPr>
        <w:t xml:space="preserve"> </w:t>
      </w:r>
      <w:r w:rsidR="003354F9">
        <w:rPr>
          <w:rFonts w:ascii="Times New Roman" w:hAnsi="Times New Roman"/>
        </w:rPr>
        <w:t xml:space="preserve">should appear in the </w:t>
      </w:r>
      <w:r w:rsidR="009B237A">
        <w:rPr>
          <w:rFonts w:ascii="Times New Roman" w:hAnsi="Times New Roman"/>
        </w:rPr>
        <w:t xml:space="preserve">ActivityLoaderActivity’s </w:t>
      </w:r>
      <w:r w:rsidR="003354F9">
        <w:rPr>
          <w:rFonts w:ascii="Times New Roman" w:hAnsi="Times New Roman"/>
        </w:rPr>
        <w:t>TextView</w:t>
      </w:r>
      <w:r w:rsidR="009B237A">
        <w:rPr>
          <w:rFonts w:ascii="Times New Roman" w:hAnsi="Times New Roman"/>
        </w:rPr>
        <w:t xml:space="preserve"> object</w:t>
      </w:r>
      <w:r w:rsidR="002F37ED">
        <w:rPr>
          <w:rFonts w:ascii="Times New Roman" w:hAnsi="Times New Roman"/>
        </w:rPr>
        <w:t>, as shown below.</w:t>
      </w:r>
      <w:r w:rsidR="005D1971">
        <w:rPr>
          <w:rFonts w:ascii="Times New Roman" w:hAnsi="Times New Roman"/>
        </w:rPr>
        <w:t xml:space="preserve"> </w:t>
      </w:r>
    </w:p>
    <w:p w14:paraId="7CB6EB97" w14:textId="3CE4E2FC" w:rsidR="002B39BB" w:rsidRPr="002B39BB" w:rsidRDefault="00FA22AC" w:rsidP="002B39BB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en-US" w:bidi="ar-SA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3E4AB53" wp14:editId="3AF40F7A">
                <wp:simplePos x="0" y="0"/>
                <wp:positionH relativeFrom="column">
                  <wp:posOffset>2171700</wp:posOffset>
                </wp:positionH>
                <wp:positionV relativeFrom="paragraph">
                  <wp:posOffset>200660</wp:posOffset>
                </wp:positionV>
                <wp:extent cx="1790700" cy="2670810"/>
                <wp:effectExtent l="25400" t="25400" r="38100" b="2159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0700" cy="2670810"/>
                          <a:chOff x="0" y="0"/>
                          <a:chExt cx="1790700" cy="267081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HD babbbyy:Users:Tanya:Desktop:Screen shot 2014-01-06 at 12.36.58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310" y="0"/>
                            <a:ext cx="1596390" cy="26708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5" name="Oval 5"/>
                        <wps:cNvSpPr/>
                        <wps:spPr>
                          <a:xfrm>
                            <a:off x="0" y="570230"/>
                            <a:ext cx="800100" cy="342900"/>
                          </a:xfrm>
                          <a:prstGeom prst="ellipse">
                            <a:avLst/>
                          </a:prstGeom>
                          <a:noFill/>
                          <a:ln w="38100" cmpd="sng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1026" style="position:absolute;margin-left:171pt;margin-top:15.8pt;width:141pt;height:210.3pt;z-index:251666432" coordsize="1790700,267081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HD babbbyy:Users:Tanya:Desktop:Screen shot 2014-01-06 at 12.36.58 PM.png" style="position:absolute;left:194310;width:1596390;height:2670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HZ&#10;WgzEAAAA2gAAAA8AAABkcnMvZG93bnJldi54bWxEj0FrwkAUhO+F/oflFXoRs6kFsTGrtAWl6EWt&#10;eH5kn9lg9m3Ibk3017uC0OMwM98w+by3tThT6yvHCt6SFARx4XTFpYL972I4AeEDssbaMSm4kIf5&#10;7Pkpx0y7jrd03oVSRAj7DBWYEJpMSl8YsugT1xBH7+haiyHKtpS6xS7CbS1HaTqWFiuOCwYb+jZU&#10;nHZ/VsHKnKrR+muxHhy2xXi57zYf17RU6vWl/5yCCNSH//Cj/aMVvMP9SrwBcnY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HZWgzEAAAA2gAAAA8AAAAAAAAAAAAAAAAAnAIA&#10;AGRycy9kb3ducmV2LnhtbFBLBQYAAAAABAAEAPcAAACNAwAAAAA=&#10;" stroked="t">
                  <v:imagedata r:id="rId12" o:title="Screen shot 2014-01-06 at 12.36.58 PM.png"/>
                  <v:path arrowok="t"/>
                </v:shape>
                <v:oval id="Oval 5" o:spid="_x0000_s1028" style="position:absolute;top:570230;width:8001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j6nQwgAA&#10;ANoAAAAPAAAAZHJzL2Rvd25yZXYueG1sRI9BawIxFITvQv9DeAVvNbtKpa5mpa1IqzetB4+P5LlZ&#10;u3lZNlG3/74pFDwOM/MNs1j2rhFX6kLtWUE+ykAQa29qrhQcvtZPLyBCRDbYeCYFPxRgWT4MFlgY&#10;f+MdXfexEgnCoUAFNsa2kDJoSw7DyLfEyTv5zmFMsquk6fCW4K6R4yybSoc1pwWLLb1b0t/7i1Ng&#10;jvpjNduNN/Y8mWx1zBHrN1Rq+Ni/zkFE6uM9/N/+NAqe4e9KugGy/A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GPqdDCAAAA2gAAAA8AAAAAAAAAAAAAAAAAlwIAAGRycy9kb3du&#10;cmV2LnhtbFBLBQYAAAAABAAEAPUAAACGAwAAAAA=&#10;" filled="f" strokecolor="red" strokeweight="3pt">
                  <v:stroke joinstyle="miter"/>
                </v:oval>
                <w10:wrap type="topAndBottom"/>
              </v:group>
            </w:pict>
          </mc:Fallback>
        </mc:AlternateContent>
      </w:r>
    </w:p>
    <w:p w14:paraId="1F2B3B96" w14:textId="47218970" w:rsidR="00DA2AFB" w:rsidRDefault="00DA2AFB">
      <w:pPr>
        <w:pStyle w:val="Standard"/>
        <w:rPr>
          <w:rFonts w:ascii="Times New Roman" w:eastAsia="Verdana" w:hAnsi="Times New Roman" w:cs="Verdana"/>
        </w:rPr>
      </w:pPr>
    </w:p>
    <w:p w14:paraId="58999FAA" w14:textId="182D5FEE" w:rsidR="00DA2AFB" w:rsidRDefault="00DA2AFB">
      <w:pPr>
        <w:pStyle w:val="Standard"/>
        <w:rPr>
          <w:rFonts w:ascii="Times New Roman" w:eastAsia="Verdana" w:hAnsi="Times New Roman" w:cs="Verdana"/>
        </w:rPr>
      </w:pPr>
    </w:p>
    <w:p w14:paraId="188F231D" w14:textId="180A2CB0" w:rsidR="00DA2AFB" w:rsidRDefault="00DA2AFB">
      <w:pPr>
        <w:pStyle w:val="Standard"/>
        <w:rPr>
          <w:rFonts w:ascii="Times New Roman" w:eastAsia="Verdana" w:hAnsi="Times New Roman" w:cs="Verdana"/>
        </w:rPr>
      </w:pPr>
    </w:p>
    <w:p w14:paraId="4642C7A8" w14:textId="77777777" w:rsidR="00DA2AFB" w:rsidRDefault="00DA2AFB">
      <w:pPr>
        <w:pStyle w:val="Standard"/>
        <w:rPr>
          <w:rFonts w:ascii="Times New Roman" w:eastAsia="Verdana" w:hAnsi="Times New Roman" w:cs="Verdana"/>
        </w:rPr>
      </w:pPr>
    </w:p>
    <w:p w14:paraId="2F8F890F" w14:textId="77777777" w:rsidR="003457DA" w:rsidRDefault="003457DA">
      <w:pPr>
        <w:pStyle w:val="Standard"/>
        <w:rPr>
          <w:rFonts w:ascii="Times New Roman" w:eastAsia="Verdana" w:hAnsi="Times New Roman" w:cs="Verdana"/>
        </w:rPr>
      </w:pPr>
    </w:p>
    <w:p w14:paraId="0AF253BF" w14:textId="77777777" w:rsidR="00DA2AFB" w:rsidRDefault="00DA2AFB">
      <w:pPr>
        <w:pStyle w:val="Standard"/>
        <w:rPr>
          <w:rFonts w:ascii="Times New Roman" w:eastAsia="Verdana" w:hAnsi="Times New Roman" w:cs="Verdana"/>
        </w:rPr>
      </w:pPr>
    </w:p>
    <w:p w14:paraId="0D838674" w14:textId="77777777" w:rsidR="00DA2AFB" w:rsidRDefault="00DA2AFB">
      <w:pPr>
        <w:pStyle w:val="Standard"/>
        <w:rPr>
          <w:rFonts w:ascii="Times New Roman" w:eastAsia="Verdana" w:hAnsi="Times New Roman" w:cs="Verdana"/>
        </w:rPr>
      </w:pPr>
    </w:p>
    <w:p w14:paraId="5343E8A6" w14:textId="4476754B" w:rsidR="00DA2AFB" w:rsidRDefault="002F37ED" w:rsidP="009B237A">
      <w:pPr>
        <w:rPr>
          <w:rFonts w:ascii="Times New Roman" w:hAnsi="Times New Roman"/>
        </w:rPr>
      </w:pPr>
      <w:r>
        <w:t>W</w:t>
      </w:r>
      <w:r w:rsidR="003354F9" w:rsidRPr="009B237A">
        <w:t>hen the user c</w:t>
      </w:r>
      <w:r w:rsidR="009B237A" w:rsidRPr="009B237A">
        <w:t xml:space="preserve">licks on the “Implicit </w:t>
      </w:r>
      <w:r w:rsidR="00935863">
        <w:t>Activation</w:t>
      </w:r>
      <w:r w:rsidR="009B237A" w:rsidRPr="009B237A">
        <w:t>” B</w:t>
      </w:r>
      <w:r w:rsidR="003354F9" w:rsidRPr="009B237A">
        <w:t xml:space="preserve">utton, the </w:t>
      </w:r>
      <w:r w:rsidR="009B237A">
        <w:rPr>
          <w:rFonts w:ascii="Times New Roman" w:hAnsi="Times New Roman"/>
        </w:rPr>
        <w:t xml:space="preserve">ActivityLoaderActivity </w:t>
      </w:r>
      <w:r>
        <w:rPr>
          <w:rFonts w:ascii="Times New Roman" w:hAnsi="Times New Roman"/>
        </w:rPr>
        <w:t xml:space="preserve">will </w:t>
      </w:r>
      <w:r w:rsidR="003354F9" w:rsidRPr="009B237A">
        <w:t xml:space="preserve">create </w:t>
      </w:r>
      <w:r w:rsidR="009B237A" w:rsidRPr="009B237A">
        <w:t xml:space="preserve">an </w:t>
      </w:r>
      <w:r w:rsidR="008F388D">
        <w:t xml:space="preserve">implicit </w:t>
      </w:r>
      <w:r w:rsidR="009B237A" w:rsidRPr="009B237A">
        <w:t>Intent</w:t>
      </w:r>
      <w:r>
        <w:t>,</w:t>
      </w:r>
      <w:r w:rsidR="009B237A" w:rsidRPr="009B237A">
        <w:t xml:space="preserve"> </w:t>
      </w:r>
      <w:r w:rsidR="003354F9" w:rsidRPr="009B237A">
        <w:t xml:space="preserve">and </w:t>
      </w:r>
      <w:r w:rsidR="009B237A">
        <w:t xml:space="preserve">then </w:t>
      </w:r>
      <w:r w:rsidR="003354F9" w:rsidRPr="009B237A">
        <w:t xml:space="preserve">use </w:t>
      </w:r>
      <w:r w:rsidR="009B237A">
        <w:t>it to implicitly a</w:t>
      </w:r>
      <w:r w:rsidR="008A2E4B">
        <w:t xml:space="preserve">ctivate a separate application </w:t>
      </w:r>
      <w:r w:rsidR="003354F9" w:rsidRPr="009B237A">
        <w:t xml:space="preserve">to </w:t>
      </w:r>
      <w:r w:rsidR="009B237A">
        <w:t xml:space="preserve">view </w:t>
      </w:r>
      <w:r w:rsidR="003354F9" w:rsidRPr="009B237A">
        <w:t>the URL</w:t>
      </w:r>
      <w:r>
        <w:t>,</w:t>
      </w:r>
      <w:r w:rsidR="003354F9" w:rsidRPr="009B237A">
        <w:t xml:space="preserve"> “http://www.google.com”. Because multiple applications </w:t>
      </w:r>
      <w:r w:rsidR="009B237A">
        <w:t xml:space="preserve">may </w:t>
      </w:r>
      <w:r w:rsidR="005D1971">
        <w:t>be able to h</w:t>
      </w:r>
      <w:r w:rsidR="003354F9" w:rsidRPr="009B237A">
        <w:t xml:space="preserve">andle </w:t>
      </w:r>
      <w:r w:rsidR="003457DA">
        <w:t>this</w:t>
      </w:r>
      <w:r w:rsidR="009B237A">
        <w:t xml:space="preserve"> Intent</w:t>
      </w:r>
      <w:r w:rsidR="003354F9" w:rsidRPr="009B237A">
        <w:t xml:space="preserve">, </w:t>
      </w:r>
      <w:r w:rsidR="008A2E4B">
        <w:rPr>
          <w:rFonts w:ascii="Times New Roman" w:hAnsi="Times New Roman"/>
        </w:rPr>
        <w:t xml:space="preserve">ActivityLoaderActivity </w:t>
      </w:r>
      <w:r>
        <w:rPr>
          <w:rFonts w:ascii="Times New Roman" w:hAnsi="Times New Roman"/>
        </w:rPr>
        <w:t xml:space="preserve">will </w:t>
      </w:r>
      <w:r w:rsidR="008A2E4B">
        <w:rPr>
          <w:rFonts w:ascii="Times New Roman" w:hAnsi="Times New Roman"/>
        </w:rPr>
        <w:t xml:space="preserve">create and display an </w:t>
      </w:r>
      <w:r w:rsidR="003354F9" w:rsidRPr="009B237A">
        <w:t>App Chooser</w:t>
      </w:r>
      <w:r w:rsidR="008F388D">
        <w:t xml:space="preserve"> (</w:t>
      </w:r>
      <w:r w:rsidR="003457DA">
        <w:t xml:space="preserve">one example is </w:t>
      </w:r>
      <w:r w:rsidR="004E3C8F">
        <w:t>shown below, but</w:t>
      </w:r>
      <w:r w:rsidR="008F388D">
        <w:t xml:space="preserve"> yours may have a slightly different layout)</w:t>
      </w:r>
      <w:r w:rsidR="003354F9" w:rsidRPr="009B237A">
        <w:t xml:space="preserve">, allowing </w:t>
      </w:r>
      <w:r w:rsidR="008A2E4B">
        <w:t xml:space="preserve">the user </w:t>
      </w:r>
      <w:r w:rsidR="003354F9" w:rsidRPr="009B237A">
        <w:t xml:space="preserve">to select </w:t>
      </w:r>
      <w:r>
        <w:t>the</w:t>
      </w:r>
      <w:r w:rsidR="003354F9" w:rsidRPr="009B237A">
        <w:t xml:space="preserve"> specific application to handle the Intent. </w:t>
      </w:r>
      <w:r>
        <w:t>For this assignment</w:t>
      </w:r>
      <w:r w:rsidR="003354F9" w:rsidRPr="009B237A">
        <w:t xml:space="preserve">, the Chooser should display two choices: </w:t>
      </w:r>
      <w:r w:rsidR="008A2E4B">
        <w:t xml:space="preserve">Android’s </w:t>
      </w:r>
      <w:r>
        <w:t xml:space="preserve">built-in Browser and </w:t>
      </w:r>
      <w:r w:rsidR="008A2E4B">
        <w:t>a separate application you’ve created called</w:t>
      </w:r>
      <w:r w:rsidR="003354F9" w:rsidRPr="009B237A">
        <w:t xml:space="preserve"> MyBrowser.</w:t>
      </w:r>
      <w:r w:rsidR="00366543">
        <w:t xml:space="preserve"> To create an App Chooser, start by c</w:t>
      </w:r>
      <w:r w:rsidR="009938AB">
        <w:t xml:space="preserve">reating </w:t>
      </w:r>
      <w:r>
        <w:t xml:space="preserve">an initial Intent to view a webpage, </w:t>
      </w:r>
      <w:r w:rsidR="008F388D">
        <w:t>(as part of this process you'll need to use</w:t>
      </w:r>
      <w:r>
        <w:t xml:space="preserve"> the Uri class’ </w:t>
      </w:r>
      <w:proofErr w:type="gramStart"/>
      <w:r w:rsidR="009938AB">
        <w:t>parse(</w:t>
      </w:r>
      <w:proofErr w:type="gramEnd"/>
      <w:r w:rsidR="009938AB">
        <w:t>) method</w:t>
      </w:r>
      <w:r w:rsidR="008F388D">
        <w:t>)</w:t>
      </w:r>
      <w:r w:rsidR="009938AB">
        <w:t xml:space="preserve">. Then, create a second </w:t>
      </w:r>
      <w:r>
        <w:t>I</w:t>
      </w:r>
      <w:r w:rsidR="009938AB">
        <w:t>ntent</w:t>
      </w:r>
      <w:r>
        <w:t xml:space="preserve">, based on the first one, </w:t>
      </w:r>
      <w:r w:rsidR="008F388D">
        <w:t>by calling</w:t>
      </w:r>
      <w:r>
        <w:t xml:space="preserve"> the </w:t>
      </w:r>
      <w:r w:rsidR="009938AB">
        <w:t>Intent class</w:t>
      </w:r>
      <w:r>
        <w:t>’</w:t>
      </w:r>
      <w:r w:rsidR="009938AB">
        <w:t xml:space="preserve"> </w:t>
      </w:r>
      <w:proofErr w:type="gramStart"/>
      <w:r w:rsidR="009938AB">
        <w:t>createChooser(</w:t>
      </w:r>
      <w:proofErr w:type="gramEnd"/>
      <w:r w:rsidR="009938AB">
        <w:t xml:space="preserve">) method. </w:t>
      </w:r>
      <w:r w:rsidR="005D1971">
        <w:t xml:space="preserve">Finally, </w:t>
      </w:r>
      <w:r>
        <w:t>s</w:t>
      </w:r>
      <w:r w:rsidR="009938AB">
        <w:t xml:space="preserve">tart a </w:t>
      </w:r>
      <w:r w:rsidR="008F388D">
        <w:t>new A</w:t>
      </w:r>
      <w:r>
        <w:t>ctivity using this second I</w:t>
      </w:r>
      <w:r w:rsidR="009938AB">
        <w:t xml:space="preserve">ntent. </w:t>
      </w:r>
      <w:r w:rsidR="00594CB4">
        <w:t xml:space="preserve">See </w:t>
      </w:r>
      <w:r w:rsidR="00C61402" w:rsidRPr="00202514">
        <w:t>http://developer.android.com/training/basics/intents/sending.html</w:t>
      </w:r>
      <w:r>
        <w:t xml:space="preserve"> </w:t>
      </w:r>
      <w:r w:rsidR="004E3C8F">
        <w:t xml:space="preserve">for more information </w:t>
      </w:r>
      <w:r>
        <w:t>about creating chooser I</w:t>
      </w:r>
      <w:r w:rsidR="003810F3">
        <w:t>ntents</w:t>
      </w:r>
      <w:r w:rsidR="003457DA">
        <w:t>.</w:t>
      </w:r>
    </w:p>
    <w:p w14:paraId="2114067F" w14:textId="3E4D0C6A" w:rsidR="009938AB" w:rsidRPr="002B39BB" w:rsidRDefault="003457DA" w:rsidP="009B237A">
      <w:pPr>
        <w:rPr>
          <w:rFonts w:ascii="Times New Roman" w:eastAsia="Verdana" w:hAnsi="Times New Roman" w:cs="Verdana"/>
        </w:rPr>
      </w:pPr>
      <w:r w:rsidRPr="00201E7F">
        <w:rPr>
          <w:rFonts w:ascii="Times New Roman" w:eastAsia="Verdana" w:hAnsi="Times New Roman" w:cs="Verdana"/>
          <w:noProof/>
          <w:lang w:eastAsia="en-US" w:bidi="ar-SA"/>
        </w:rPr>
        <w:drawing>
          <wp:anchor distT="0" distB="0" distL="114300" distR="114300" simplePos="0" relativeHeight="251661312" behindDoc="0" locked="0" layoutInCell="1" allowOverlap="1" wp14:anchorId="49AA48F5" wp14:editId="2CE20CCF">
            <wp:simplePos x="0" y="0"/>
            <wp:positionH relativeFrom="column">
              <wp:posOffset>2514600</wp:posOffset>
            </wp:positionH>
            <wp:positionV relativeFrom="paragraph">
              <wp:posOffset>129540</wp:posOffset>
            </wp:positionV>
            <wp:extent cx="1506855" cy="2514600"/>
            <wp:effectExtent l="25400" t="25400" r="17145" b="25400"/>
            <wp:wrapTopAndBottom/>
            <wp:docPr id="4" name="Picture 4" descr="HD babbbyy:Users:Tanya:Desktop:Screen shot 2014-01-06 at 1.10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D babbbyy:Users:Tanya:Desktop:Screen shot 2014-01-06 at 1.10.2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37F2A" w14:textId="57B98192" w:rsidR="00201E7F" w:rsidRDefault="002F37ED">
      <w:pPr>
        <w:pStyle w:val="TitleandContentLTGliederung1"/>
        <w:spacing w:before="50"/>
        <w:rPr>
          <w:rFonts w:ascii="Times New Roman" w:eastAsia="Verdana" w:hAnsi="Times New Roman" w:cs="Verdana"/>
          <w:sz w:val="24"/>
          <w:szCs w:val="24"/>
        </w:rPr>
      </w:pPr>
      <w:r w:rsidRPr="00201E7F">
        <w:rPr>
          <w:noProof/>
          <w:sz w:val="24"/>
          <w:szCs w:val="24"/>
          <w:lang w:eastAsia="en-US" w:bidi="ar-SA"/>
        </w:rPr>
        <w:drawing>
          <wp:anchor distT="0" distB="0" distL="114300" distR="114300" simplePos="0" relativeHeight="251662336" behindDoc="0" locked="0" layoutInCell="1" allowOverlap="1" wp14:anchorId="1C7DCA8A" wp14:editId="2BCD913E">
            <wp:simplePos x="0" y="0"/>
            <wp:positionH relativeFrom="column">
              <wp:posOffset>2514600</wp:posOffset>
            </wp:positionH>
            <wp:positionV relativeFrom="paragraph">
              <wp:posOffset>828040</wp:posOffset>
            </wp:positionV>
            <wp:extent cx="1499235" cy="2514600"/>
            <wp:effectExtent l="25400" t="25400" r="24765" b="25400"/>
            <wp:wrapTopAndBottom/>
            <wp:docPr id="10" name="Picture 10" descr="HD babbbyy:Users:Tanya:Desktop:Screen shot 2014-01-06 at 1.12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D babbbyy:Users:Tanya:Desktop:Screen shot 2014-01-06 at 1.12.59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54F9">
        <w:rPr>
          <w:rFonts w:ascii="Times New Roman" w:hAnsi="Times New Roman"/>
          <w:sz w:val="24"/>
          <w:szCs w:val="24"/>
        </w:rPr>
        <w:t xml:space="preserve">If the user selects the </w:t>
      </w:r>
      <w:r w:rsidR="008A2E4B">
        <w:rPr>
          <w:rFonts w:ascii="Times New Roman" w:hAnsi="Times New Roman"/>
          <w:sz w:val="24"/>
          <w:szCs w:val="24"/>
        </w:rPr>
        <w:t xml:space="preserve">Android </w:t>
      </w:r>
      <w:r w:rsidR="003354F9">
        <w:rPr>
          <w:rFonts w:ascii="Times New Roman" w:hAnsi="Times New Roman"/>
          <w:sz w:val="24"/>
          <w:szCs w:val="24"/>
        </w:rPr>
        <w:t>Browser</w:t>
      </w:r>
      <w:r>
        <w:rPr>
          <w:rFonts w:ascii="Times New Roman" w:hAnsi="Times New Roman"/>
          <w:sz w:val="24"/>
          <w:szCs w:val="24"/>
        </w:rPr>
        <w:t xml:space="preserve"> from this chooser dialog</w:t>
      </w:r>
      <w:r w:rsidR="003354F9">
        <w:rPr>
          <w:rFonts w:ascii="Times New Roman" w:hAnsi="Times New Roman"/>
          <w:sz w:val="24"/>
          <w:szCs w:val="24"/>
        </w:rPr>
        <w:t xml:space="preserve">, </w:t>
      </w:r>
      <w:r w:rsidR="008A2E4B">
        <w:rPr>
          <w:rFonts w:ascii="Times New Roman" w:hAnsi="Times New Roman"/>
          <w:sz w:val="24"/>
          <w:szCs w:val="24"/>
        </w:rPr>
        <w:t xml:space="preserve">then that application </w:t>
      </w:r>
      <w:r w:rsidR="003354F9">
        <w:rPr>
          <w:rFonts w:ascii="Times New Roman" w:hAnsi="Times New Roman"/>
          <w:sz w:val="24"/>
          <w:szCs w:val="24"/>
        </w:rPr>
        <w:t>will open and display the webpag</w:t>
      </w:r>
      <w:r w:rsidR="00763896">
        <w:rPr>
          <w:rFonts w:ascii="Times New Roman" w:hAnsi="Times New Roman"/>
          <w:sz w:val="24"/>
          <w:szCs w:val="24"/>
        </w:rPr>
        <w:t xml:space="preserve">e at the given URL. If the user instead </w:t>
      </w:r>
      <w:r w:rsidR="003354F9">
        <w:rPr>
          <w:rFonts w:ascii="Times New Roman" w:hAnsi="Times New Roman"/>
          <w:sz w:val="24"/>
          <w:szCs w:val="24"/>
        </w:rPr>
        <w:t xml:space="preserve">selects the MyBrowser </w:t>
      </w:r>
      <w:r w:rsidR="008A2E4B">
        <w:rPr>
          <w:rFonts w:ascii="Times New Roman" w:hAnsi="Times New Roman"/>
          <w:sz w:val="24"/>
          <w:szCs w:val="24"/>
        </w:rPr>
        <w:t>application</w:t>
      </w:r>
      <w:r w:rsidR="003354F9">
        <w:rPr>
          <w:rFonts w:ascii="Times New Roman" w:hAnsi="Times New Roman"/>
          <w:sz w:val="24"/>
          <w:szCs w:val="24"/>
        </w:rPr>
        <w:t xml:space="preserve">, </w:t>
      </w:r>
      <w:r w:rsidR="008A2E4B">
        <w:rPr>
          <w:rFonts w:ascii="Times New Roman" w:hAnsi="Times New Roman"/>
          <w:sz w:val="24"/>
          <w:szCs w:val="24"/>
        </w:rPr>
        <w:t xml:space="preserve">then that application will </w:t>
      </w:r>
      <w:r>
        <w:rPr>
          <w:rFonts w:ascii="Times New Roman" w:hAnsi="Times New Roman"/>
          <w:sz w:val="24"/>
          <w:szCs w:val="24"/>
        </w:rPr>
        <w:t xml:space="preserve">open and </w:t>
      </w:r>
      <w:r w:rsidR="003354F9">
        <w:rPr>
          <w:rFonts w:ascii="Times New Roman" w:hAnsi="Times New Roman"/>
          <w:sz w:val="24"/>
          <w:szCs w:val="24"/>
        </w:rPr>
        <w:t xml:space="preserve">simply </w:t>
      </w:r>
      <w:r w:rsidR="003354F9">
        <w:rPr>
          <w:rFonts w:ascii="Times New Roman" w:eastAsia="Verdana" w:hAnsi="Times New Roman" w:cs="Verdana"/>
          <w:sz w:val="24"/>
          <w:szCs w:val="24"/>
        </w:rPr>
        <w:t>display the text of the URL in a TextView.</w:t>
      </w:r>
    </w:p>
    <w:p w14:paraId="6A92E4EA" w14:textId="454BC1B0" w:rsidR="00201E7F" w:rsidRDefault="00AB1669" w:rsidP="00202514">
      <w:ins w:id="0" w:author="Adam Porter" w:date="2015-02-25T08:05:00Z">
        <w:r>
          <w:lastRenderedPageBreak/>
          <w:t xml:space="preserve">See the screencast in the download package to see the app </w:t>
        </w:r>
      </w:ins>
      <w:del w:id="1" w:author="Adam Porter" w:date="2015-02-25T08:05:00Z">
        <w:r w:rsidR="009722C7" w:rsidDel="00AB1669">
          <w:delText xml:space="preserve">The </w:delText>
        </w:r>
        <w:r w:rsidDel="00AB1669">
          <w:fldChar w:fldCharType="begin"/>
        </w:r>
        <w:r w:rsidDel="00AB1669">
          <w:delInstrText xml:space="preserve"> HYPERLINK "https://d396qusza40orc.cloudfront.net/android/Labs/Intents/Screencasts/intentlab.mp4" </w:delInstrText>
        </w:r>
        <w:r w:rsidDel="00AB1669">
          <w:fldChar w:fldCharType="separate"/>
        </w:r>
        <w:r w:rsidR="009722C7" w:rsidRPr="00C20D55" w:rsidDel="00AB1669">
          <w:rPr>
            <w:rStyle w:val="Hyperlink"/>
          </w:rPr>
          <w:delText>following screencast shows this app</w:delText>
        </w:r>
        <w:r w:rsidDel="00AB1669">
          <w:rPr>
            <w:rStyle w:val="Hyperlink"/>
          </w:rPr>
          <w:fldChar w:fldCharType="end"/>
        </w:r>
        <w:r w:rsidR="009722C7" w:rsidDel="00AB1669">
          <w:delText xml:space="preserve"> </w:delText>
        </w:r>
      </w:del>
      <w:r w:rsidR="009722C7">
        <w:t xml:space="preserve">in action. </w:t>
      </w:r>
    </w:p>
    <w:p w14:paraId="492ED956" w14:textId="77777777" w:rsidR="00DA2AFB" w:rsidRDefault="003354F9">
      <w:pPr>
        <w:pStyle w:val="Heading2"/>
        <w:rPr>
          <w:rFonts w:ascii="Helvetica Neue" w:hAnsi="Helvetica Neue"/>
        </w:rPr>
      </w:pPr>
      <w:r>
        <w:rPr>
          <w:rFonts w:ascii="Helvetica Neue" w:hAnsi="Helvetica Neue"/>
        </w:rPr>
        <w:t>Implementation Notes:</w:t>
      </w:r>
    </w:p>
    <w:p w14:paraId="04F44940" w14:textId="77777777" w:rsidR="004E3C8F" w:rsidRDefault="004E3C8F" w:rsidP="004E3C8F"/>
    <w:p w14:paraId="4384F6F0" w14:textId="14ED63D4" w:rsidR="004E3C8F" w:rsidRDefault="004E3C8F" w:rsidP="004E3C8F">
      <w:del w:id="2" w:author="Adam Porter" w:date="2015-02-25T08:59:00Z">
        <w:r w:rsidDel="00632FA0">
          <w:delText>From the download package, i</w:delText>
        </w:r>
      </w:del>
      <w:ins w:id="3" w:author="Adam Porter" w:date="2015-02-25T08:59:00Z">
        <w:r w:rsidR="00632FA0">
          <w:t>I</w:t>
        </w:r>
      </w:ins>
      <w:r>
        <w:t>mport the two project</w:t>
      </w:r>
      <w:ins w:id="4" w:author="Adam Porter" w:date="2015-02-25T08:59:00Z">
        <w:r w:rsidR="00632FA0">
          <w:t>s</w:t>
        </w:r>
      </w:ins>
      <w:r>
        <w:t xml:space="preserve"> </w:t>
      </w:r>
      <w:del w:id="5" w:author="Adam Porter" w:date="2015-02-25T08:59:00Z">
        <w:r w:rsidDel="00632FA0">
          <w:delText xml:space="preserve">skeletons </w:delText>
        </w:r>
      </w:del>
      <w:ins w:id="6" w:author="Adam Porter" w:date="2015-02-25T08:59:00Z">
        <w:r w:rsidR="00632FA0">
          <w:t>Lab3a_</w:t>
        </w:r>
      </w:ins>
      <w:del w:id="7" w:author="Adam Porter" w:date="2015-02-25T08:59:00Z">
        <w:r w:rsidDel="00632FA0">
          <w:delText xml:space="preserve">in the Intents/SourceFiles/Skeletons directory, </w:delText>
        </w:r>
      </w:del>
      <w:r>
        <w:t xml:space="preserve">IntentsLab and </w:t>
      </w:r>
      <w:ins w:id="8" w:author="Adam Porter" w:date="2015-02-25T08:59:00Z">
        <w:r w:rsidR="00632FA0">
          <w:t>Lab3a_</w:t>
        </w:r>
      </w:ins>
      <w:r>
        <w:t xml:space="preserve">MyBrowser. For the </w:t>
      </w:r>
      <w:ins w:id="9" w:author="Adam Porter" w:date="2015-02-25T09:00:00Z">
        <w:r w:rsidR="00F97C62">
          <w:rPr>
            <w:rFonts w:ascii="Times New Roman" w:hAnsi="Times New Roman" w:cs="Times New Roman"/>
            <w:color w:val="000000"/>
          </w:rPr>
          <w:t>Lab3a</w:t>
        </w:r>
        <w:r w:rsidR="00632FA0">
          <w:rPr>
            <w:rFonts w:ascii="Times New Roman" w:hAnsi="Times New Roman" w:cs="Times New Roman"/>
            <w:color w:val="000000"/>
          </w:rPr>
          <w:t>_</w:t>
        </w:r>
      </w:ins>
      <w:r>
        <w:t xml:space="preserve">IntentsLab project, </w:t>
      </w:r>
      <w:r w:rsidR="00FA22AC">
        <w:t xml:space="preserve">perform </w:t>
      </w:r>
      <w:r>
        <w:t>the following steps.</w:t>
      </w:r>
    </w:p>
    <w:p w14:paraId="5AAC5A7E" w14:textId="77777777" w:rsidR="004E3C8F" w:rsidRPr="004E3C8F" w:rsidRDefault="004E3C8F" w:rsidP="004E3C8F"/>
    <w:p w14:paraId="4678B7F2" w14:textId="77777777" w:rsidR="008F388D" w:rsidRPr="008F388D" w:rsidRDefault="008F388D" w:rsidP="00383420">
      <w:pPr>
        <w:pStyle w:val="Standard"/>
        <w:numPr>
          <w:ilvl w:val="0"/>
          <w:numId w:val="31"/>
        </w:numPr>
        <w:spacing w:before="50" w:after="283" w:line="200" w:lineRule="atLeast"/>
      </w:pPr>
      <w:r>
        <w:rPr>
          <w:rFonts w:ascii="Times New Roman" w:hAnsi="Times New Roman"/>
          <w:color w:val="000000"/>
        </w:rPr>
        <w:t>In</w:t>
      </w:r>
      <w:r w:rsidR="007B35F9">
        <w:rPr>
          <w:rFonts w:ascii="Times New Roman" w:hAnsi="Times New Roman"/>
          <w:color w:val="000000"/>
        </w:rPr>
        <w:t xml:space="preserve"> </w:t>
      </w:r>
      <w:r w:rsidR="007B35F9">
        <w:rPr>
          <w:rFonts w:ascii="Times New Roman" w:hAnsi="Times New Roman"/>
        </w:rPr>
        <w:t>ActivityLoaderActivity</w:t>
      </w:r>
      <w:r>
        <w:rPr>
          <w:rFonts w:ascii="Times New Roman" w:hAnsi="Times New Roman"/>
        </w:rPr>
        <w:t>.java</w:t>
      </w:r>
      <w:r w:rsidR="007B35F9">
        <w:rPr>
          <w:rFonts w:ascii="Times New Roman" w:hAnsi="Times New Roman"/>
        </w:rPr>
        <w:t xml:space="preserve">, </w:t>
      </w:r>
      <w:r w:rsidR="007B35F9">
        <w:rPr>
          <w:rFonts w:ascii="Times New Roman" w:hAnsi="Times New Roman"/>
          <w:color w:val="000000"/>
        </w:rPr>
        <w:t>i</w:t>
      </w:r>
      <w:r w:rsidR="003354F9">
        <w:rPr>
          <w:rFonts w:ascii="Times New Roman" w:hAnsi="Times New Roman"/>
          <w:color w:val="000000"/>
        </w:rPr>
        <w:t xml:space="preserve">mplement launching the </w:t>
      </w:r>
      <w:r w:rsidR="007B35F9">
        <w:rPr>
          <w:rFonts w:ascii="Times New Roman" w:eastAsia="Verdana" w:hAnsi="Times New Roman" w:cs="Verdana"/>
          <w:color w:val="000000"/>
        </w:rPr>
        <w:t>ExplicitlyLoadedActivity</w:t>
      </w:r>
      <w:r w:rsidR="007B35F9">
        <w:rPr>
          <w:rFonts w:ascii="Times New Roman" w:hAnsi="Times New Roman"/>
          <w:color w:val="000000"/>
        </w:rPr>
        <w:t xml:space="preserve"> </w:t>
      </w:r>
      <w:r w:rsidR="003354F9">
        <w:rPr>
          <w:rFonts w:ascii="Times New Roman" w:hAnsi="Times New Roman"/>
          <w:color w:val="000000"/>
        </w:rPr>
        <w:t xml:space="preserve">and returning the text result to the </w:t>
      </w:r>
      <w:r w:rsidR="007B35F9">
        <w:rPr>
          <w:rFonts w:ascii="Times New Roman" w:hAnsi="Times New Roman"/>
        </w:rPr>
        <w:t>ActivityLoaderActivity</w:t>
      </w:r>
      <w:r w:rsidR="003354F9">
        <w:rPr>
          <w:rFonts w:ascii="Times New Roman" w:hAnsi="Times New Roman"/>
          <w:color w:val="000000"/>
        </w:rPr>
        <w:t>.</w:t>
      </w:r>
      <w:r w:rsidR="003354F9">
        <w:rPr>
          <w:rFonts w:ascii="Times New Roman" w:eastAsia="Verdana" w:hAnsi="Times New Roman" w:cs="Verdana"/>
          <w:color w:val="000000"/>
        </w:rPr>
        <w:t xml:space="preserve"> </w:t>
      </w:r>
    </w:p>
    <w:p w14:paraId="45935A5E" w14:textId="6EF8FC65" w:rsidR="008F388D" w:rsidRPr="008F388D" w:rsidRDefault="00B61F67" w:rsidP="008F388D">
      <w:pPr>
        <w:pStyle w:val="Standard"/>
        <w:numPr>
          <w:ilvl w:val="1"/>
          <w:numId w:val="31"/>
        </w:numPr>
        <w:spacing w:before="50" w:after="283" w:line="200" w:lineRule="atLeast"/>
      </w:pPr>
      <w:r>
        <w:rPr>
          <w:rFonts w:ascii="Times New Roman" w:eastAsia="Verdana" w:hAnsi="Times New Roman" w:cs="Verdana"/>
          <w:color w:val="000000"/>
        </w:rPr>
        <w:t xml:space="preserve">When the </w:t>
      </w:r>
      <w:r w:rsidR="001E08C7">
        <w:rPr>
          <w:rFonts w:ascii="Times New Roman" w:eastAsia="Verdana" w:hAnsi="Times New Roman" w:cs="Verdana"/>
          <w:color w:val="000000"/>
        </w:rPr>
        <w:t xml:space="preserve">user clicks the </w:t>
      </w:r>
      <w:r>
        <w:rPr>
          <w:rFonts w:ascii="Times New Roman" w:hAnsi="Times New Roman"/>
        </w:rPr>
        <w:t>“Explicit Activation” B</w:t>
      </w:r>
      <w:r w:rsidR="002F37ED">
        <w:rPr>
          <w:rFonts w:ascii="Times New Roman" w:eastAsia="Verdana" w:hAnsi="Times New Roman" w:cs="Verdana"/>
          <w:color w:val="000000"/>
        </w:rPr>
        <w:t xml:space="preserve">utton create an </w:t>
      </w:r>
      <w:r w:rsidR="0004729E">
        <w:rPr>
          <w:rFonts w:ascii="Times New Roman" w:eastAsia="Verdana" w:hAnsi="Times New Roman" w:cs="Verdana"/>
          <w:color w:val="000000"/>
        </w:rPr>
        <w:t>e</w:t>
      </w:r>
      <w:r>
        <w:rPr>
          <w:rFonts w:ascii="Times New Roman" w:eastAsia="Verdana" w:hAnsi="Times New Roman" w:cs="Verdana"/>
          <w:color w:val="000000"/>
        </w:rPr>
        <w:t xml:space="preserve">xplicit Intent for launching the </w:t>
      </w:r>
      <w:r w:rsidR="007B35F9">
        <w:rPr>
          <w:rFonts w:ascii="Times New Roman" w:eastAsia="Verdana" w:hAnsi="Times New Roman" w:cs="Verdana"/>
          <w:color w:val="000000"/>
        </w:rPr>
        <w:t>ExplicitlyLoadedActivity</w:t>
      </w:r>
      <w:r w:rsidR="003354F9">
        <w:rPr>
          <w:rFonts w:ascii="Times New Roman" w:hAnsi="Times New Roman"/>
          <w:color w:val="000000"/>
        </w:rPr>
        <w:t xml:space="preserve">. </w:t>
      </w:r>
    </w:p>
    <w:p w14:paraId="2554A51D" w14:textId="79C18F21" w:rsidR="00DA2AFB" w:rsidRDefault="007B35F9" w:rsidP="008F388D">
      <w:pPr>
        <w:pStyle w:val="Standard"/>
        <w:numPr>
          <w:ilvl w:val="1"/>
          <w:numId w:val="31"/>
        </w:numPr>
        <w:spacing w:before="50" w:after="283" w:line="200" w:lineRule="atLeast"/>
      </w:pPr>
      <w:r>
        <w:rPr>
          <w:rFonts w:ascii="Times New Roman" w:hAnsi="Times New Roman"/>
          <w:color w:val="000000"/>
        </w:rPr>
        <w:t xml:space="preserve">In the </w:t>
      </w:r>
      <w:r>
        <w:rPr>
          <w:rFonts w:ascii="Times New Roman" w:hAnsi="Times New Roman"/>
        </w:rPr>
        <w:t>ActivityLoaderActivity</w:t>
      </w:r>
      <w:r>
        <w:rPr>
          <w:rFonts w:ascii="Times New Roman" w:hAnsi="Times New Roman"/>
          <w:color w:val="000000"/>
        </w:rPr>
        <w:t xml:space="preserve"> </w:t>
      </w:r>
      <w:proofErr w:type="gramStart"/>
      <w:r>
        <w:rPr>
          <w:rFonts w:ascii="Times New Roman" w:hAnsi="Times New Roman"/>
          <w:color w:val="000000"/>
        </w:rPr>
        <w:t>onActivityResult(</w:t>
      </w:r>
      <w:proofErr w:type="gramEnd"/>
      <w:r>
        <w:rPr>
          <w:rFonts w:ascii="Times New Roman" w:hAnsi="Times New Roman"/>
          <w:color w:val="000000"/>
        </w:rPr>
        <w:t xml:space="preserve">) will eventually be called. In that method you should </w:t>
      </w:r>
      <w:r w:rsidR="003354F9">
        <w:rPr>
          <w:rFonts w:ascii="Times New Roman" w:hAnsi="Times New Roman"/>
          <w:color w:val="000000"/>
        </w:rPr>
        <w:t xml:space="preserve">use </w:t>
      </w:r>
      <w:proofErr w:type="gramStart"/>
      <w:r w:rsidR="003354F9">
        <w:rPr>
          <w:rFonts w:ascii="Times New Roman" w:hAnsi="Times New Roman"/>
          <w:color w:val="000000"/>
        </w:rPr>
        <w:t>Intent.getStringExtra(</w:t>
      </w:r>
      <w:proofErr w:type="gramEnd"/>
      <w:r w:rsidR="003354F9">
        <w:rPr>
          <w:rFonts w:ascii="Times New Roman" w:hAnsi="Times New Roman"/>
          <w:color w:val="000000"/>
        </w:rPr>
        <w:t xml:space="preserve">) to read it back out. </w:t>
      </w:r>
      <w:r w:rsidR="003354F9" w:rsidRPr="00383420">
        <w:rPr>
          <w:rFonts w:ascii="Times New Roman" w:hAnsi="Times New Roman"/>
          <w:color w:val="000000"/>
        </w:rPr>
        <w:t xml:space="preserve">See </w:t>
      </w:r>
      <w:r w:rsidR="00C61402" w:rsidRPr="00202514">
        <w:t>http://developer.android.com/training/basics/intents/result.html</w:t>
      </w:r>
      <w:r w:rsidR="0004729E">
        <w:rPr>
          <w:rFonts w:ascii="Times New Roman" w:hAnsi="Times New Roman"/>
          <w:color w:val="000000"/>
        </w:rPr>
        <w:t xml:space="preserve"> for more information.</w:t>
      </w:r>
    </w:p>
    <w:p w14:paraId="61E43FD8" w14:textId="47A4A211" w:rsidR="0004729E" w:rsidRDefault="0004729E">
      <w:pPr>
        <w:pStyle w:val="Standard"/>
        <w:numPr>
          <w:ilvl w:val="0"/>
          <w:numId w:val="27"/>
        </w:numPr>
        <w:spacing w:before="50" w:after="283" w:line="200" w:lineRule="atLeast"/>
      </w:pPr>
      <w:r>
        <w:t xml:space="preserve">In </w:t>
      </w:r>
      <w:r>
        <w:rPr>
          <w:rFonts w:ascii="Times New Roman" w:eastAsia="Verdana" w:hAnsi="Times New Roman" w:cs="Verdana"/>
          <w:color w:val="000000"/>
        </w:rPr>
        <w:t xml:space="preserve">ExplicitlyLoadedActivity.java, </w:t>
      </w:r>
      <w:r w:rsidR="003457DA">
        <w:rPr>
          <w:rFonts w:ascii="Times New Roman" w:eastAsia="Verdana" w:hAnsi="Times New Roman" w:cs="Verdana"/>
          <w:color w:val="000000"/>
        </w:rPr>
        <w:t xml:space="preserve">finish the Activity and </w:t>
      </w:r>
      <w:r>
        <w:rPr>
          <w:rFonts w:ascii="Times New Roman" w:eastAsia="Verdana" w:hAnsi="Times New Roman" w:cs="Verdana"/>
          <w:color w:val="000000"/>
        </w:rPr>
        <w:t xml:space="preserve">return </w:t>
      </w:r>
      <w:r w:rsidR="003457DA">
        <w:rPr>
          <w:rFonts w:ascii="Times New Roman" w:eastAsia="Verdana" w:hAnsi="Times New Roman" w:cs="Verdana"/>
          <w:color w:val="000000"/>
        </w:rPr>
        <w:t xml:space="preserve">any </w:t>
      </w:r>
      <w:r>
        <w:rPr>
          <w:rFonts w:ascii="Times New Roman" w:eastAsia="Verdana" w:hAnsi="Times New Roman" w:cs="Verdana"/>
          <w:color w:val="000000"/>
        </w:rPr>
        <w:t xml:space="preserve">user-entered text when the user </w:t>
      </w:r>
      <w:r w:rsidR="003457DA">
        <w:rPr>
          <w:rFonts w:ascii="Times New Roman" w:eastAsia="Verdana" w:hAnsi="Times New Roman" w:cs="Verdana"/>
          <w:color w:val="000000"/>
        </w:rPr>
        <w:t xml:space="preserve">clicks </w:t>
      </w:r>
      <w:r>
        <w:rPr>
          <w:rFonts w:ascii="Times New Roman" w:eastAsia="Verdana" w:hAnsi="Times New Roman" w:cs="Verdana"/>
          <w:color w:val="000000"/>
        </w:rPr>
        <w:t>the Enter Button.</w:t>
      </w:r>
    </w:p>
    <w:p w14:paraId="4A8BC413" w14:textId="59D04BDC" w:rsidR="0004729E" w:rsidRPr="0004729E" w:rsidRDefault="0004729E" w:rsidP="0004729E">
      <w:pPr>
        <w:pStyle w:val="Standard"/>
        <w:numPr>
          <w:ilvl w:val="1"/>
          <w:numId w:val="27"/>
        </w:numPr>
        <w:spacing w:before="50" w:after="283" w:line="200" w:lineRule="atLeast"/>
      </w:pPr>
      <w:r>
        <w:rPr>
          <w:rFonts w:ascii="Times New Roman" w:hAnsi="Times New Roman"/>
          <w:color w:val="000000"/>
        </w:rPr>
        <w:t xml:space="preserve">To return the text, you can use the </w:t>
      </w:r>
      <w:proofErr w:type="gramStart"/>
      <w:r>
        <w:rPr>
          <w:rFonts w:ascii="Times New Roman" w:hAnsi="Times New Roman"/>
          <w:color w:val="000000"/>
        </w:rPr>
        <w:t>Intent.putExtra(</w:t>
      </w:r>
      <w:proofErr w:type="gramEnd"/>
      <w:r>
        <w:rPr>
          <w:rFonts w:ascii="Times New Roman" w:hAnsi="Times New Roman"/>
          <w:color w:val="000000"/>
        </w:rPr>
        <w:t xml:space="preserve">) method to store the text in an Intent to be returned to the </w:t>
      </w:r>
      <w:r>
        <w:rPr>
          <w:rFonts w:ascii="Times New Roman" w:hAnsi="Times New Roman"/>
        </w:rPr>
        <w:t>ActivityLoaderActivity</w:t>
      </w:r>
      <w:r>
        <w:rPr>
          <w:rFonts w:ascii="Times New Roman" w:hAnsi="Times New Roman"/>
          <w:color w:val="000000"/>
        </w:rPr>
        <w:t xml:space="preserve">. </w:t>
      </w:r>
      <w:r w:rsidR="00A92425">
        <w:rPr>
          <w:rFonts w:ascii="Times New Roman" w:hAnsi="Times New Roman"/>
          <w:color w:val="000000"/>
        </w:rPr>
        <w:t xml:space="preserve">What key will you use when storing the text? </w:t>
      </w:r>
      <w:r>
        <w:rPr>
          <w:rFonts w:ascii="Times New Roman" w:hAnsi="Times New Roman"/>
          <w:color w:val="000000"/>
        </w:rPr>
        <w:t xml:space="preserve">You will pass this Intent to the </w:t>
      </w:r>
      <w:proofErr w:type="gramStart"/>
      <w:r>
        <w:rPr>
          <w:rFonts w:ascii="Times New Roman" w:hAnsi="Times New Roman"/>
          <w:color w:val="000000"/>
        </w:rPr>
        <w:t>setResult(</w:t>
      </w:r>
      <w:proofErr w:type="gramEnd"/>
      <w:r>
        <w:rPr>
          <w:rFonts w:ascii="Times New Roman" w:hAnsi="Times New Roman"/>
          <w:color w:val="000000"/>
        </w:rPr>
        <w:t xml:space="preserve">) method, add an appropriate result code, and then call finish(). </w:t>
      </w:r>
    </w:p>
    <w:p w14:paraId="00E7CE58" w14:textId="689BA3E2" w:rsidR="0004729E" w:rsidRPr="0004729E" w:rsidRDefault="0004729E">
      <w:pPr>
        <w:pStyle w:val="Standard"/>
        <w:numPr>
          <w:ilvl w:val="0"/>
          <w:numId w:val="27"/>
        </w:numPr>
        <w:spacing w:before="50" w:after="283" w:line="200" w:lineRule="atLeast"/>
      </w:pPr>
      <w:r>
        <w:rPr>
          <w:rFonts w:ascii="Times New Roman" w:hAnsi="Times New Roman"/>
          <w:color w:val="000000"/>
        </w:rPr>
        <w:t>In</w:t>
      </w:r>
      <w:r w:rsidR="00383420">
        <w:rPr>
          <w:rFonts w:ascii="Times New Roman" w:hAnsi="Times New Roman"/>
          <w:color w:val="000000"/>
        </w:rPr>
        <w:t xml:space="preserve"> </w:t>
      </w:r>
      <w:r w:rsidR="00383420">
        <w:rPr>
          <w:rFonts w:ascii="Times New Roman" w:hAnsi="Times New Roman"/>
        </w:rPr>
        <w:t>ActivityLoaderActivity, i</w:t>
      </w:r>
      <w:r w:rsidR="003354F9">
        <w:rPr>
          <w:rFonts w:ascii="Times New Roman" w:hAnsi="Times New Roman"/>
          <w:color w:val="000000"/>
        </w:rPr>
        <w:t xml:space="preserve">mplement launching an </w:t>
      </w:r>
      <w:r w:rsidR="00383420">
        <w:rPr>
          <w:rFonts w:ascii="Times New Roman" w:hAnsi="Times New Roman"/>
          <w:color w:val="000000"/>
        </w:rPr>
        <w:t xml:space="preserve">unknown </w:t>
      </w:r>
      <w:r w:rsidR="003354F9">
        <w:rPr>
          <w:rFonts w:ascii="Times New Roman" w:hAnsi="Times New Roman"/>
          <w:color w:val="000000"/>
        </w:rPr>
        <w:t xml:space="preserve">Activity to view a </w:t>
      </w:r>
      <w:r>
        <w:rPr>
          <w:rFonts w:ascii="Times New Roman" w:hAnsi="Times New Roman"/>
          <w:color w:val="000000"/>
        </w:rPr>
        <w:t>URL</w:t>
      </w:r>
      <w:r w:rsidR="003354F9">
        <w:rPr>
          <w:rFonts w:ascii="Times New Roman" w:hAnsi="Times New Roman"/>
          <w:color w:val="000000"/>
        </w:rPr>
        <w:t xml:space="preserve">. </w:t>
      </w:r>
    </w:p>
    <w:p w14:paraId="3B4F2074" w14:textId="193A2B91" w:rsidR="00DA2AFB" w:rsidRPr="004E3C8F" w:rsidRDefault="003354F9" w:rsidP="0004729E">
      <w:pPr>
        <w:pStyle w:val="Standard"/>
        <w:numPr>
          <w:ilvl w:val="1"/>
          <w:numId w:val="27"/>
        </w:numPr>
        <w:spacing w:before="50" w:after="283" w:line="200" w:lineRule="atLeast"/>
      </w:pPr>
      <w:r>
        <w:rPr>
          <w:rFonts w:ascii="Times New Roman" w:eastAsia="Verdana" w:hAnsi="Times New Roman" w:cs="Verdana"/>
          <w:color w:val="000000"/>
        </w:rPr>
        <w:t xml:space="preserve">When the </w:t>
      </w:r>
      <w:r w:rsidR="00383420">
        <w:rPr>
          <w:rFonts w:ascii="Times New Roman" w:hAnsi="Times New Roman"/>
        </w:rPr>
        <w:t>“Implicit Activation” B</w:t>
      </w:r>
      <w:r>
        <w:rPr>
          <w:rFonts w:ascii="Times New Roman" w:eastAsia="Verdana" w:hAnsi="Times New Roman" w:cs="Verdana"/>
          <w:color w:val="000000"/>
        </w:rPr>
        <w:t xml:space="preserve">utton is clicked you </w:t>
      </w:r>
      <w:r>
        <w:rPr>
          <w:rFonts w:ascii="Times New Roman" w:hAnsi="Times New Roman"/>
          <w:color w:val="000000"/>
        </w:rPr>
        <w:t xml:space="preserve">should create </w:t>
      </w:r>
      <w:r w:rsidR="0004729E">
        <w:rPr>
          <w:rFonts w:ascii="Times New Roman" w:hAnsi="Times New Roman"/>
          <w:color w:val="000000"/>
        </w:rPr>
        <w:t>an i</w:t>
      </w:r>
      <w:r>
        <w:rPr>
          <w:rFonts w:ascii="Times New Roman" w:hAnsi="Times New Roman"/>
          <w:color w:val="000000"/>
        </w:rPr>
        <w:t xml:space="preserve">mplicit Intent indicating that </w:t>
      </w:r>
      <w:r w:rsidR="00B61F67">
        <w:rPr>
          <w:rFonts w:ascii="Times New Roman" w:hAnsi="Times New Roman"/>
          <w:color w:val="000000"/>
        </w:rPr>
        <w:t xml:space="preserve">you want to </w:t>
      </w:r>
      <w:r>
        <w:rPr>
          <w:rFonts w:ascii="Times New Roman" w:hAnsi="Times New Roman"/>
          <w:color w:val="000000"/>
        </w:rPr>
        <w:t xml:space="preserve">a </w:t>
      </w:r>
      <w:r w:rsidR="00B61F67">
        <w:rPr>
          <w:rFonts w:ascii="Times New Roman" w:hAnsi="Times New Roman"/>
          <w:color w:val="000000"/>
        </w:rPr>
        <w:t xml:space="preserve">view a </w:t>
      </w:r>
      <w:r w:rsidR="0004729E">
        <w:rPr>
          <w:rFonts w:ascii="Times New Roman" w:hAnsi="Times New Roman"/>
          <w:color w:val="000000"/>
        </w:rPr>
        <w:t>URL</w:t>
      </w:r>
      <w:r>
        <w:rPr>
          <w:rFonts w:ascii="Times New Roman" w:hAnsi="Times New Roman"/>
          <w:color w:val="000000"/>
        </w:rPr>
        <w:t xml:space="preserve">. The </w:t>
      </w:r>
      <w:r w:rsidR="00F94EF7">
        <w:rPr>
          <w:rFonts w:ascii="Times New Roman" w:hAnsi="Times New Roman"/>
          <w:color w:val="000000"/>
        </w:rPr>
        <w:t>application</w:t>
      </w:r>
      <w:r>
        <w:rPr>
          <w:rFonts w:ascii="Times New Roman" w:hAnsi="Times New Roman"/>
          <w:color w:val="000000"/>
        </w:rPr>
        <w:t xml:space="preserve"> </w:t>
      </w:r>
      <w:r w:rsidR="00F94EF7">
        <w:rPr>
          <w:rFonts w:ascii="Times New Roman" w:hAnsi="Times New Roman"/>
          <w:color w:val="000000"/>
        </w:rPr>
        <w:t xml:space="preserve">should </w:t>
      </w:r>
      <w:r w:rsidR="00B61F67">
        <w:rPr>
          <w:rFonts w:ascii="Times New Roman" w:hAnsi="Times New Roman"/>
          <w:color w:val="000000"/>
        </w:rPr>
        <w:t xml:space="preserve">use an app chooser to display </w:t>
      </w:r>
      <w:r>
        <w:rPr>
          <w:rFonts w:ascii="Times New Roman" w:hAnsi="Times New Roman"/>
          <w:color w:val="000000"/>
        </w:rPr>
        <w:t xml:space="preserve">Activities that are capable of </w:t>
      </w:r>
      <w:r w:rsidR="00B61F67">
        <w:rPr>
          <w:rFonts w:ascii="Times New Roman" w:hAnsi="Times New Roman"/>
          <w:color w:val="000000"/>
        </w:rPr>
        <w:t xml:space="preserve">viewing </w:t>
      </w:r>
      <w:r w:rsidR="0004729E">
        <w:rPr>
          <w:rFonts w:ascii="Times New Roman" w:hAnsi="Times New Roman"/>
          <w:color w:val="000000"/>
        </w:rPr>
        <w:t>URLs</w:t>
      </w:r>
      <w:r>
        <w:rPr>
          <w:rFonts w:ascii="Times New Roman" w:hAnsi="Times New Roman"/>
          <w:color w:val="000000"/>
        </w:rPr>
        <w:t xml:space="preserve">. See </w:t>
      </w:r>
      <w:r w:rsidR="00C61402" w:rsidRPr="00202514">
        <w:t>http://developer.android.com/training/basics/intents/sending.html</w:t>
      </w:r>
      <w:r>
        <w:rPr>
          <w:rFonts w:ascii="Times New Roman" w:hAnsi="Times New Roman"/>
          <w:color w:val="000000"/>
        </w:rPr>
        <w:t xml:space="preserve"> </w:t>
      </w:r>
      <w:r w:rsidR="00A8595F">
        <w:rPr>
          <w:rFonts w:ascii="Times New Roman" w:hAnsi="Times New Roman"/>
          <w:color w:val="000000"/>
        </w:rPr>
        <w:t>for more information</w:t>
      </w:r>
      <w:r>
        <w:rPr>
          <w:rFonts w:ascii="Times New Roman" w:hAnsi="Times New Roman"/>
          <w:color w:val="000000"/>
        </w:rPr>
        <w:t xml:space="preserve">. </w:t>
      </w:r>
    </w:p>
    <w:p w14:paraId="59DED522" w14:textId="783E52B8" w:rsidR="004E3C8F" w:rsidRDefault="004E3C8F" w:rsidP="004E3C8F">
      <w:pPr>
        <w:pStyle w:val="Standard"/>
        <w:spacing w:before="50" w:after="283" w:line="200" w:lineRule="atLeast"/>
      </w:pPr>
      <w:r>
        <w:rPr>
          <w:rFonts w:ascii="Times New Roman" w:hAnsi="Times New Roman"/>
          <w:color w:val="000000"/>
        </w:rPr>
        <w:t xml:space="preserve">For the </w:t>
      </w:r>
      <w:ins w:id="10" w:author="Adam Porter" w:date="2015-02-25T09:00:00Z">
        <w:r w:rsidR="00632FA0">
          <w:rPr>
            <w:rFonts w:ascii="Times New Roman" w:hAnsi="Times New Roman" w:cs="Times New Roman"/>
            <w:color w:val="000000"/>
          </w:rPr>
          <w:t>Lab3b_</w:t>
        </w:r>
      </w:ins>
      <w:r>
        <w:rPr>
          <w:rFonts w:ascii="Times New Roman" w:hAnsi="Times New Roman"/>
          <w:color w:val="000000"/>
        </w:rPr>
        <w:t>MyBrowser project, do the following.</w:t>
      </w:r>
    </w:p>
    <w:p w14:paraId="712A8025" w14:textId="25767992" w:rsidR="008F388D" w:rsidRPr="008F388D" w:rsidRDefault="003354F9" w:rsidP="008F388D">
      <w:pPr>
        <w:pStyle w:val="Standard"/>
        <w:numPr>
          <w:ilvl w:val="0"/>
          <w:numId w:val="27"/>
        </w:numPr>
        <w:spacing w:before="50" w:after="283" w:line="200" w:lineRule="atLeast"/>
      </w:pPr>
      <w:r w:rsidRPr="008F388D">
        <w:rPr>
          <w:rFonts w:ascii="Times New Roman" w:hAnsi="Times New Roman"/>
          <w:color w:val="000000"/>
        </w:rPr>
        <w:t>Implement and deplo</w:t>
      </w:r>
      <w:r w:rsidR="00A47E26" w:rsidRPr="008F388D">
        <w:rPr>
          <w:rFonts w:ascii="Times New Roman" w:hAnsi="Times New Roman"/>
          <w:color w:val="000000"/>
        </w:rPr>
        <w:t xml:space="preserve">y </w:t>
      </w:r>
      <w:r w:rsidR="009E10A1">
        <w:rPr>
          <w:rFonts w:ascii="Times New Roman" w:hAnsi="Times New Roman"/>
          <w:color w:val="000000"/>
        </w:rPr>
        <w:t xml:space="preserve">the </w:t>
      </w:r>
      <w:ins w:id="11" w:author="Adam Porter" w:date="2015-02-25T09:01:00Z">
        <w:r w:rsidR="00F97C62">
          <w:rPr>
            <w:rFonts w:ascii="Times New Roman" w:hAnsi="Times New Roman" w:cs="Times New Roman"/>
            <w:color w:val="000000"/>
          </w:rPr>
          <w:t>Lab3a</w:t>
        </w:r>
        <w:r w:rsidR="00632FA0">
          <w:rPr>
            <w:rFonts w:ascii="Times New Roman" w:hAnsi="Times New Roman" w:cs="Times New Roman"/>
            <w:color w:val="000000"/>
          </w:rPr>
          <w:t>_</w:t>
        </w:r>
      </w:ins>
      <w:r w:rsidR="00A47E26" w:rsidRPr="008F388D">
        <w:rPr>
          <w:rFonts w:ascii="Times New Roman" w:hAnsi="Times New Roman"/>
          <w:color w:val="000000"/>
        </w:rPr>
        <w:t xml:space="preserve">MyBrowser </w:t>
      </w:r>
      <w:r w:rsidR="00383420" w:rsidRPr="008F388D">
        <w:rPr>
          <w:rFonts w:ascii="Times New Roman" w:hAnsi="Times New Roman"/>
          <w:color w:val="000000"/>
        </w:rPr>
        <w:t>application</w:t>
      </w:r>
      <w:r w:rsidR="00B61F67" w:rsidRPr="008F388D">
        <w:rPr>
          <w:rFonts w:ascii="Times New Roman" w:hAnsi="Times New Roman"/>
          <w:color w:val="000000"/>
        </w:rPr>
        <w:t xml:space="preserve">. </w:t>
      </w:r>
    </w:p>
    <w:p w14:paraId="7141D597" w14:textId="451E6F4B" w:rsidR="008C7B2E" w:rsidRPr="0004729E" w:rsidRDefault="0004729E" w:rsidP="0004729E">
      <w:pPr>
        <w:pStyle w:val="Standard"/>
        <w:numPr>
          <w:ilvl w:val="1"/>
          <w:numId w:val="27"/>
        </w:numPr>
        <w:spacing w:before="50" w:after="283" w:line="200" w:lineRule="atLeast"/>
      </w:pPr>
      <w:r>
        <w:rPr>
          <w:rFonts w:ascii="Times New Roman" w:hAnsi="Times New Roman"/>
          <w:color w:val="000000"/>
        </w:rPr>
        <w:t>I</w:t>
      </w:r>
      <w:r w:rsidR="008C7B2E" w:rsidRPr="008F388D">
        <w:rPr>
          <w:rFonts w:ascii="Times New Roman" w:hAnsi="Times New Roman"/>
          <w:color w:val="000000"/>
        </w:rPr>
        <w:t xml:space="preserve">n </w:t>
      </w:r>
      <w:ins w:id="12" w:author="Adam Porter" w:date="2015-02-25T09:01:00Z">
        <w:r w:rsidR="00F97C62">
          <w:rPr>
            <w:rFonts w:ascii="Times New Roman" w:hAnsi="Times New Roman" w:cs="Times New Roman"/>
            <w:color w:val="000000"/>
          </w:rPr>
          <w:t>Lab3a</w:t>
        </w:r>
        <w:r w:rsidR="00632FA0">
          <w:rPr>
            <w:rFonts w:ascii="Times New Roman" w:hAnsi="Times New Roman" w:cs="Times New Roman"/>
            <w:color w:val="000000"/>
          </w:rPr>
          <w:t>_</w:t>
        </w:r>
      </w:ins>
      <w:r w:rsidR="008C7B2E" w:rsidRPr="008F388D">
        <w:rPr>
          <w:rFonts w:ascii="Times New Roman" w:hAnsi="Times New Roman"/>
          <w:color w:val="000000"/>
        </w:rPr>
        <w:t>MyBro</w:t>
      </w:r>
      <w:r w:rsidR="00957E6D" w:rsidRPr="008F388D">
        <w:rPr>
          <w:rFonts w:ascii="Times New Roman" w:hAnsi="Times New Roman"/>
          <w:color w:val="000000"/>
        </w:rPr>
        <w:t>w</w:t>
      </w:r>
      <w:r w:rsidR="008C7B2E" w:rsidRPr="008F388D">
        <w:rPr>
          <w:rFonts w:ascii="Times New Roman" w:hAnsi="Times New Roman"/>
          <w:color w:val="000000"/>
        </w:rPr>
        <w:t>s</w:t>
      </w:r>
      <w:r w:rsidR="00957E6D" w:rsidRPr="008F388D">
        <w:rPr>
          <w:rFonts w:ascii="Times New Roman" w:hAnsi="Times New Roman"/>
          <w:color w:val="000000"/>
        </w:rPr>
        <w:t xml:space="preserve">er’s AndroidManifest.xml file, </w:t>
      </w:r>
      <w:r w:rsidR="00B61F67" w:rsidRPr="008F388D">
        <w:rPr>
          <w:rFonts w:ascii="Times New Roman" w:hAnsi="Times New Roman"/>
          <w:color w:val="000000"/>
        </w:rPr>
        <w:t>a</w:t>
      </w:r>
      <w:r w:rsidR="003354F9" w:rsidRPr="008F388D">
        <w:rPr>
          <w:rFonts w:ascii="Times New Roman" w:hAnsi="Times New Roman"/>
          <w:color w:val="000000"/>
        </w:rPr>
        <w:t>d</w:t>
      </w:r>
      <w:r>
        <w:rPr>
          <w:rFonts w:ascii="Times New Roman" w:hAnsi="Times New Roman"/>
          <w:color w:val="000000"/>
        </w:rPr>
        <w:t>d the appropriate Intent Filter</w:t>
      </w:r>
      <w:r w:rsidR="003354F9" w:rsidRPr="008F388D">
        <w:rPr>
          <w:rFonts w:ascii="Times New Roman" w:hAnsi="Times New Roman"/>
          <w:color w:val="000000"/>
        </w:rPr>
        <w:t xml:space="preserve"> to MyBrowser</w:t>
      </w:r>
      <w:r w:rsidR="00B61F67" w:rsidRPr="008F388D">
        <w:rPr>
          <w:rFonts w:ascii="Times New Roman" w:hAnsi="Times New Roman"/>
          <w:color w:val="000000"/>
        </w:rPr>
        <w:t>Activity</w:t>
      </w:r>
      <w:r w:rsidR="003354F9" w:rsidRPr="008F388D">
        <w:rPr>
          <w:rFonts w:ascii="Times New Roman" w:hAnsi="Times New Roman"/>
          <w:color w:val="000000"/>
        </w:rPr>
        <w:t xml:space="preserve"> so that </w:t>
      </w:r>
      <w:r w:rsidR="00B61F67" w:rsidRPr="008F388D">
        <w:rPr>
          <w:rFonts w:ascii="Times New Roman" w:hAnsi="Times New Roman"/>
          <w:color w:val="000000"/>
        </w:rPr>
        <w:t xml:space="preserve">Android will know that this Activity can view web pages. </w:t>
      </w:r>
      <w:r w:rsidR="003354F9" w:rsidRPr="008F388D">
        <w:rPr>
          <w:rFonts w:ascii="Times New Roman" w:hAnsi="Times New Roman"/>
          <w:color w:val="000000"/>
        </w:rPr>
        <w:t xml:space="preserve">To indicate that the Activity can handle this type of Intent, you will need to add an &lt;intent-filter&gt; to the &lt;activity&gt; in </w:t>
      </w:r>
      <w:ins w:id="13" w:author="Adam Porter" w:date="2015-02-25T09:01:00Z">
        <w:r w:rsidR="00632FA0">
          <w:rPr>
            <w:rFonts w:ascii="Times New Roman" w:hAnsi="Times New Roman" w:cs="Times New Roman"/>
            <w:color w:val="000000"/>
          </w:rPr>
          <w:t>Lab3b_</w:t>
        </w:r>
      </w:ins>
      <w:r w:rsidR="00B61F67" w:rsidRPr="008F388D">
        <w:rPr>
          <w:rFonts w:ascii="Times New Roman" w:hAnsi="Times New Roman"/>
          <w:color w:val="000000"/>
        </w:rPr>
        <w:t xml:space="preserve">MyBrowser’s </w:t>
      </w:r>
      <w:r w:rsidR="003354F9" w:rsidRPr="008F388D">
        <w:rPr>
          <w:rFonts w:ascii="Times New Roman" w:hAnsi="Times New Roman"/>
          <w:color w:val="000000"/>
        </w:rPr>
        <w:t>AndroidManifest.xml</w:t>
      </w:r>
      <w:r w:rsidR="00B61F67" w:rsidRPr="008F388D">
        <w:rPr>
          <w:rFonts w:ascii="Times New Roman" w:hAnsi="Times New Roman"/>
          <w:color w:val="000000"/>
        </w:rPr>
        <w:t xml:space="preserve"> file</w:t>
      </w:r>
      <w:r w:rsidR="003354F9" w:rsidRPr="008F388D">
        <w:rPr>
          <w:rFonts w:ascii="Times New Roman" w:hAnsi="Times New Roman"/>
          <w:color w:val="000000"/>
        </w:rPr>
        <w:t xml:space="preserve">. Be sure to add the correct &lt;action&gt;, &lt;category&gt;, and &lt;data&gt; </w:t>
      </w:r>
      <w:r>
        <w:rPr>
          <w:rFonts w:ascii="Times New Roman" w:hAnsi="Times New Roman"/>
          <w:color w:val="000000"/>
        </w:rPr>
        <w:t xml:space="preserve">elements </w:t>
      </w:r>
      <w:r w:rsidR="003354F9" w:rsidRPr="008F388D">
        <w:rPr>
          <w:rFonts w:ascii="Times New Roman" w:hAnsi="Times New Roman"/>
          <w:color w:val="000000"/>
        </w:rPr>
        <w:t xml:space="preserve">to </w:t>
      </w:r>
      <w:r>
        <w:rPr>
          <w:rFonts w:ascii="Times New Roman" w:hAnsi="Times New Roman"/>
          <w:color w:val="000000"/>
        </w:rPr>
        <w:t>an</w:t>
      </w:r>
      <w:r w:rsidR="003354F9" w:rsidRPr="008F388D">
        <w:rPr>
          <w:rFonts w:ascii="Times New Roman" w:hAnsi="Times New Roman"/>
          <w:color w:val="000000"/>
        </w:rPr>
        <w:t xml:space="preserve"> &lt;intent-filter&gt;</w:t>
      </w:r>
      <w:r>
        <w:rPr>
          <w:rFonts w:ascii="Times New Roman" w:hAnsi="Times New Roman"/>
          <w:color w:val="000000"/>
        </w:rPr>
        <w:t xml:space="preserve"> element</w:t>
      </w:r>
      <w:r w:rsidR="003354F9" w:rsidRPr="008F388D">
        <w:rPr>
          <w:rFonts w:ascii="Times New Roman" w:hAnsi="Times New Roman"/>
          <w:color w:val="000000"/>
        </w:rPr>
        <w:t>.</w:t>
      </w:r>
      <w:r>
        <w:rPr>
          <w:rFonts w:ascii="Times New Roman" w:hAnsi="Times New Roman"/>
          <w:color w:val="000000"/>
        </w:rPr>
        <w:t xml:space="preserve"> </w:t>
      </w:r>
    </w:p>
    <w:p w14:paraId="2262720D" w14:textId="5D0568AA" w:rsidR="007C52F4" w:rsidRDefault="004E3C8F">
      <w:pPr>
        <w:pStyle w:val="Standard"/>
        <w:spacing w:before="50" w:after="283" w:line="200" w:lineRule="atLeast"/>
        <w:rPr>
          <w:rFonts w:ascii="Times New Roman" w:eastAsia="Verdana" w:hAnsi="Times New Roman" w:cs="Times New Roman"/>
          <w:color w:val="000000"/>
        </w:rPr>
      </w:pPr>
      <w:r>
        <w:rPr>
          <w:rFonts w:ascii="Times New Roman" w:eastAsia="Verdana" w:hAnsi="Times New Roman" w:cs="Times New Roman"/>
          <w:color w:val="000000"/>
        </w:rPr>
        <w:t>As explained above, y</w:t>
      </w:r>
      <w:r w:rsidR="002F37ED">
        <w:rPr>
          <w:rFonts w:ascii="Times New Roman" w:eastAsia="Verdana" w:hAnsi="Times New Roman" w:cs="Times New Roman"/>
          <w:color w:val="000000"/>
        </w:rPr>
        <w:t xml:space="preserve">ou can find the </w:t>
      </w:r>
      <w:r w:rsidR="00763896">
        <w:rPr>
          <w:rFonts w:ascii="Times New Roman" w:eastAsia="Verdana" w:hAnsi="Times New Roman" w:cs="Times New Roman"/>
          <w:color w:val="000000"/>
        </w:rPr>
        <w:t xml:space="preserve">skeleton </w:t>
      </w:r>
      <w:r>
        <w:rPr>
          <w:rFonts w:ascii="Times New Roman" w:eastAsia="Verdana" w:hAnsi="Times New Roman" w:cs="Times New Roman"/>
          <w:color w:val="000000"/>
        </w:rPr>
        <w:t>code in the L</w:t>
      </w:r>
      <w:r w:rsidR="002F37ED">
        <w:rPr>
          <w:rFonts w:ascii="Times New Roman" w:eastAsia="Verdana" w:hAnsi="Times New Roman" w:cs="Times New Roman"/>
          <w:color w:val="000000"/>
        </w:rPr>
        <w:t>ab</w:t>
      </w:r>
      <w:r>
        <w:rPr>
          <w:rFonts w:ascii="Times New Roman" w:eastAsia="Verdana" w:hAnsi="Times New Roman" w:cs="Times New Roman"/>
          <w:color w:val="000000"/>
        </w:rPr>
        <w:t>'s</w:t>
      </w:r>
      <w:r w:rsidR="002F37ED">
        <w:rPr>
          <w:rFonts w:ascii="Times New Roman" w:eastAsia="Verdana" w:hAnsi="Times New Roman" w:cs="Times New Roman"/>
          <w:color w:val="000000"/>
        </w:rPr>
        <w:t xml:space="preserve"> download package</w:t>
      </w:r>
      <w:r w:rsidR="00763896">
        <w:rPr>
          <w:rFonts w:ascii="Times New Roman" w:eastAsia="Verdana" w:hAnsi="Times New Roman" w:cs="Times New Roman"/>
          <w:color w:val="000000"/>
        </w:rPr>
        <w:t xml:space="preserve">. </w:t>
      </w:r>
      <w:r w:rsidR="003354F9">
        <w:rPr>
          <w:rFonts w:ascii="Times New Roman" w:eastAsia="Verdana" w:hAnsi="Times New Roman" w:cs="Times New Roman"/>
          <w:color w:val="000000"/>
        </w:rPr>
        <w:t xml:space="preserve">Below are the list of classes and </w:t>
      </w:r>
      <w:r w:rsidR="009E10A1">
        <w:rPr>
          <w:rFonts w:ascii="Times New Roman" w:eastAsia="Verdana" w:hAnsi="Times New Roman" w:cs="Times New Roman"/>
          <w:color w:val="000000"/>
        </w:rPr>
        <w:t>methods</w:t>
      </w:r>
      <w:r w:rsidR="003354F9">
        <w:rPr>
          <w:rFonts w:ascii="Times New Roman" w:eastAsia="Verdana" w:hAnsi="Times New Roman" w:cs="Times New Roman"/>
          <w:color w:val="000000"/>
        </w:rPr>
        <w:t xml:space="preserve"> you need to implement</w:t>
      </w:r>
      <w:r w:rsidR="009E10A1">
        <w:rPr>
          <w:rFonts w:ascii="Times New Roman" w:eastAsia="Verdana" w:hAnsi="Times New Roman" w:cs="Times New Roman"/>
          <w:color w:val="000000"/>
        </w:rPr>
        <w:t>. You can find them in the code by looking for comments with the String TODO</w:t>
      </w:r>
      <w:r w:rsidR="003354F9">
        <w:rPr>
          <w:rFonts w:ascii="Times New Roman" w:eastAsia="Verdana" w:hAnsi="Times New Roman" w:cs="Times New Roman"/>
          <w:color w:val="000000"/>
        </w:rPr>
        <w:t>:</w:t>
      </w:r>
    </w:p>
    <w:p w14:paraId="47460387" w14:textId="141E08FE" w:rsidR="00DA2AFB" w:rsidRDefault="00957E6D">
      <w:pPr>
        <w:pStyle w:val="Standard"/>
        <w:numPr>
          <w:ilvl w:val="0"/>
          <w:numId w:val="32"/>
        </w:numPr>
        <w:spacing w:before="50" w:after="283" w:line="200" w:lineRule="atLeast"/>
        <w:ind w:left="0" w:firstLine="0"/>
        <w:rPr>
          <w:rFonts w:ascii="Times New Roman" w:eastAsia="Verdana" w:hAnsi="Times New Roman" w:cs="Times New Roman"/>
          <w:color w:val="000000"/>
        </w:rPr>
      </w:pPr>
      <w:r>
        <w:rPr>
          <w:rFonts w:ascii="Times New Roman" w:hAnsi="Times New Roman"/>
        </w:rPr>
        <w:t xml:space="preserve">In </w:t>
      </w:r>
      <w:r w:rsidR="00B61F67">
        <w:rPr>
          <w:rFonts w:ascii="Times New Roman" w:hAnsi="Times New Roman"/>
        </w:rPr>
        <w:t>ActivityLoaderActivity</w:t>
      </w:r>
      <w:r w:rsidR="003354F9">
        <w:rPr>
          <w:rFonts w:ascii="Times New Roman" w:eastAsia="Verdana" w:hAnsi="Times New Roman" w:cs="Times New Roman"/>
          <w:color w:val="000000"/>
        </w:rPr>
        <w:t>.java</w:t>
      </w:r>
      <w:r>
        <w:rPr>
          <w:rFonts w:ascii="Times New Roman" w:eastAsia="Verdana" w:hAnsi="Times New Roman" w:cs="Times New Roman"/>
          <w:color w:val="000000"/>
        </w:rPr>
        <w:t xml:space="preserve"> implement the following methods.</w:t>
      </w:r>
    </w:p>
    <w:p w14:paraId="640236AB" w14:textId="2632F921" w:rsidR="00DA2AFB" w:rsidRDefault="001E08C7" w:rsidP="008C7B2E">
      <w:pPr>
        <w:pStyle w:val="Standard"/>
        <w:spacing w:before="50" w:after="283" w:line="200" w:lineRule="atLeast"/>
        <w:ind w:left="709"/>
      </w:pPr>
      <w:proofErr w:type="gramStart"/>
      <w:r>
        <w:rPr>
          <w:rFonts w:ascii="Times New Roman" w:eastAsia="Monospace" w:hAnsi="Times New Roman" w:cs="Times New Roman"/>
          <w:b/>
          <w:bCs/>
          <w:color w:val="000000"/>
        </w:rPr>
        <w:t>private</w:t>
      </w:r>
      <w:proofErr w:type="gramEnd"/>
      <w:r>
        <w:rPr>
          <w:rFonts w:ascii="Times New Roman" w:eastAsia="Monospace" w:hAnsi="Times New Roman" w:cs="Times New Roman"/>
          <w:b/>
          <w:bCs/>
          <w:color w:val="000000"/>
        </w:rPr>
        <w:t xml:space="preserve"> </w:t>
      </w:r>
      <w:r w:rsidR="003354F9">
        <w:rPr>
          <w:rFonts w:ascii="Times New Roman" w:eastAsia="Monospace" w:hAnsi="Times New Roman" w:cs="Times New Roman"/>
          <w:b/>
          <w:bCs/>
          <w:color w:val="000000"/>
        </w:rPr>
        <w:t>void</w:t>
      </w:r>
      <w:r>
        <w:rPr>
          <w:rFonts w:ascii="Times New Roman" w:eastAsia="Monospace" w:hAnsi="Times New Roman" w:cs="Times New Roman"/>
          <w:color w:val="000000"/>
        </w:rPr>
        <w:t xml:space="preserve"> startExplicitActivation</w:t>
      </w:r>
      <w:r w:rsidR="003354F9">
        <w:rPr>
          <w:rFonts w:ascii="Times New Roman" w:eastAsia="Monospace" w:hAnsi="Times New Roman" w:cs="Times New Roman"/>
          <w:color w:val="000000"/>
        </w:rPr>
        <w:t xml:space="preserve">(): </w:t>
      </w:r>
      <w:r w:rsidR="00F07CA4">
        <w:rPr>
          <w:rFonts w:ascii="Times New Roman" w:eastAsia="Monospace" w:hAnsi="Times New Roman" w:cs="Times New Roman"/>
          <w:color w:val="000000"/>
        </w:rPr>
        <w:t xml:space="preserve">create an intent and </w:t>
      </w:r>
      <w:r w:rsidR="003354F9">
        <w:rPr>
          <w:rFonts w:ascii="Times New Roman" w:eastAsia="Monospace" w:hAnsi="Times New Roman" w:cs="Times New Roman"/>
          <w:color w:val="000000"/>
        </w:rPr>
        <w:t xml:space="preserve">start the </w:t>
      </w:r>
      <w:r w:rsidR="00DC15B5">
        <w:rPr>
          <w:rFonts w:ascii="Times New Roman" w:eastAsia="Verdana" w:hAnsi="Times New Roman" w:cs="Verdana"/>
          <w:color w:val="000000"/>
        </w:rPr>
        <w:t>ExplicitlyLoadedActivity</w:t>
      </w:r>
      <w:r w:rsidR="003354F9">
        <w:rPr>
          <w:rFonts w:ascii="Times New Roman" w:eastAsia="Monospace" w:hAnsi="Times New Roman" w:cs="Times New Roman"/>
          <w:color w:val="000000"/>
        </w:rPr>
        <w:t>.</w:t>
      </w:r>
    </w:p>
    <w:p w14:paraId="43F83C27" w14:textId="149F907B" w:rsidR="00DA2AFB" w:rsidRDefault="001E08C7" w:rsidP="008C7B2E">
      <w:pPr>
        <w:pStyle w:val="Standard"/>
        <w:spacing w:before="50" w:after="283" w:line="200" w:lineRule="atLeast"/>
        <w:ind w:left="709"/>
      </w:pPr>
      <w:proofErr w:type="gramStart"/>
      <w:r>
        <w:rPr>
          <w:rFonts w:ascii="Times New Roman" w:eastAsia="Monospace" w:hAnsi="Times New Roman" w:cs="Times New Roman"/>
          <w:b/>
          <w:bCs/>
          <w:color w:val="000000"/>
        </w:rPr>
        <w:lastRenderedPageBreak/>
        <w:t>private</w:t>
      </w:r>
      <w:proofErr w:type="gramEnd"/>
      <w:r w:rsidR="003354F9">
        <w:rPr>
          <w:rFonts w:ascii="Times New Roman" w:eastAsia="Monospace" w:hAnsi="Times New Roman" w:cs="Times New Roman"/>
          <w:color w:val="000000"/>
        </w:rPr>
        <w:t xml:space="preserve"> </w:t>
      </w:r>
      <w:r w:rsidR="003354F9">
        <w:rPr>
          <w:rFonts w:ascii="Times New Roman" w:eastAsia="Monospace" w:hAnsi="Times New Roman" w:cs="Times New Roman"/>
          <w:b/>
          <w:bCs/>
          <w:color w:val="000000"/>
        </w:rPr>
        <w:t>void</w:t>
      </w:r>
      <w:r>
        <w:rPr>
          <w:rFonts w:ascii="Times New Roman" w:eastAsia="Monospace" w:hAnsi="Times New Roman" w:cs="Times New Roman"/>
          <w:color w:val="000000"/>
        </w:rPr>
        <w:t xml:space="preserve"> startImplicitActivation</w:t>
      </w:r>
      <w:r w:rsidR="003354F9">
        <w:rPr>
          <w:rFonts w:ascii="Times New Roman" w:eastAsia="Monospace" w:hAnsi="Times New Roman" w:cs="Times New Roman"/>
          <w:color w:val="000000"/>
        </w:rPr>
        <w:t>():</w:t>
      </w:r>
      <w:r>
        <w:rPr>
          <w:rFonts w:ascii="Times New Roman" w:eastAsia="Monospace" w:hAnsi="Times New Roman" w:cs="Times New Roman"/>
          <w:color w:val="000000"/>
        </w:rPr>
        <w:t xml:space="preserve"> </w:t>
      </w:r>
      <w:r w:rsidR="00DC15B5">
        <w:rPr>
          <w:rFonts w:ascii="Times New Roman" w:eastAsia="Monospace" w:hAnsi="Times New Roman" w:cs="Times New Roman"/>
          <w:color w:val="000000"/>
        </w:rPr>
        <w:t>create an Implicit I</w:t>
      </w:r>
      <w:r w:rsidR="003354F9">
        <w:rPr>
          <w:rFonts w:ascii="Times New Roman" w:eastAsia="Monospace" w:hAnsi="Times New Roman" w:cs="Times New Roman"/>
          <w:color w:val="000000"/>
        </w:rPr>
        <w:t xml:space="preserve">ntent </w:t>
      </w:r>
      <w:r>
        <w:rPr>
          <w:rFonts w:ascii="Times New Roman" w:eastAsia="Monospace" w:hAnsi="Times New Roman" w:cs="Times New Roman"/>
          <w:color w:val="000000"/>
        </w:rPr>
        <w:t xml:space="preserve">and use the </w:t>
      </w:r>
      <w:r w:rsidR="003354F9" w:rsidRPr="00B61F67">
        <w:t>Intent.createChooser</w:t>
      </w:r>
      <w:r w:rsidR="00DC15B5">
        <w:t>()</w:t>
      </w:r>
      <w:r>
        <w:t xml:space="preserve"> method to select an application </w:t>
      </w:r>
      <w:r w:rsidR="00DC15B5" w:rsidRPr="00DC15B5">
        <w:t xml:space="preserve">for </w:t>
      </w:r>
      <w:r w:rsidR="00DC15B5">
        <w:t xml:space="preserve">viewing a web page. </w:t>
      </w:r>
      <w:r w:rsidR="004E3C8F">
        <w:t xml:space="preserve">What action string should you use? </w:t>
      </w:r>
      <w:r w:rsidR="00DC15B5">
        <w:t>A</w:t>
      </w:r>
      <w:r w:rsidR="00DC15B5">
        <w:rPr>
          <w:rFonts w:ascii="Times New Roman" w:eastAsia="Monospace" w:hAnsi="Times New Roman" w:cs="Times New Roman"/>
          <w:color w:val="000000"/>
        </w:rPr>
        <w:t xml:space="preserve">ctivate the user-selected Activity </w:t>
      </w:r>
      <w:r w:rsidR="00DC15B5">
        <w:t>using this Implicit Intent.</w:t>
      </w:r>
    </w:p>
    <w:p w14:paraId="25286B94" w14:textId="1845ED3A" w:rsidR="00DA2AFB" w:rsidRDefault="003354F9" w:rsidP="008C7B2E">
      <w:pPr>
        <w:pStyle w:val="Standard"/>
        <w:spacing w:before="50" w:after="283" w:line="200" w:lineRule="atLeast"/>
        <w:ind w:left="709"/>
        <w:rPr>
          <w:rFonts w:ascii="Times New Roman" w:eastAsia="Monospace" w:hAnsi="Times New Roman" w:cs="Times New Roman"/>
          <w:color w:val="000000"/>
        </w:rPr>
      </w:pPr>
      <w:proofErr w:type="gramStart"/>
      <w:r>
        <w:rPr>
          <w:rFonts w:ascii="Times New Roman" w:eastAsia="Monospace" w:hAnsi="Times New Roman" w:cs="Times New Roman"/>
          <w:b/>
          <w:bCs/>
          <w:color w:val="000000"/>
        </w:rPr>
        <w:t>protected</w:t>
      </w:r>
      <w:proofErr w:type="gramEnd"/>
      <w:r>
        <w:rPr>
          <w:rFonts w:ascii="Times New Roman" w:eastAsia="Monospace" w:hAnsi="Times New Roman" w:cs="Times New Roman"/>
          <w:color w:val="000000"/>
        </w:rPr>
        <w:t xml:space="preserve"> </w:t>
      </w:r>
      <w:r>
        <w:rPr>
          <w:rFonts w:ascii="Times New Roman" w:eastAsia="Monospace" w:hAnsi="Times New Roman" w:cs="Times New Roman"/>
          <w:b/>
          <w:bCs/>
          <w:color w:val="000000"/>
        </w:rPr>
        <w:t>void</w:t>
      </w:r>
      <w:r>
        <w:rPr>
          <w:rFonts w:ascii="Times New Roman" w:eastAsia="Monospace" w:hAnsi="Times New Roman" w:cs="Times New Roman"/>
          <w:color w:val="000000"/>
        </w:rPr>
        <w:t xml:space="preserve"> onActivityResult(</w:t>
      </w:r>
      <w:r>
        <w:rPr>
          <w:rFonts w:ascii="Times New Roman" w:eastAsia="Monospace" w:hAnsi="Times New Roman" w:cs="Times New Roman"/>
          <w:b/>
          <w:bCs/>
          <w:color w:val="000000"/>
        </w:rPr>
        <w:t>int</w:t>
      </w:r>
      <w:r>
        <w:rPr>
          <w:rFonts w:ascii="Times New Roman" w:eastAsia="Monospace" w:hAnsi="Times New Roman" w:cs="Times New Roman"/>
          <w:color w:val="000000"/>
        </w:rPr>
        <w:t xml:space="preserve"> requestCode, </w:t>
      </w:r>
      <w:r>
        <w:rPr>
          <w:rFonts w:ascii="Times New Roman" w:eastAsia="Monospace" w:hAnsi="Times New Roman" w:cs="Times New Roman"/>
          <w:b/>
          <w:bCs/>
          <w:color w:val="000000"/>
        </w:rPr>
        <w:t>int</w:t>
      </w:r>
      <w:r>
        <w:rPr>
          <w:rFonts w:ascii="Times New Roman" w:eastAsia="Monospace" w:hAnsi="Times New Roman" w:cs="Times New Roman"/>
          <w:color w:val="000000"/>
        </w:rPr>
        <w:t xml:space="preserve"> resultCode, Intent data): get the data that is returned from the </w:t>
      </w:r>
      <w:r w:rsidR="00DC15B5">
        <w:rPr>
          <w:rFonts w:ascii="Times New Roman" w:eastAsia="Verdana" w:hAnsi="Times New Roman" w:cs="Verdana"/>
          <w:color w:val="000000"/>
        </w:rPr>
        <w:t>ExplicitlyLoadedActivity</w:t>
      </w:r>
      <w:r w:rsidR="00DC15B5">
        <w:rPr>
          <w:rFonts w:ascii="Times New Roman" w:eastAsia="Monospace" w:hAnsi="Times New Roman" w:cs="Times New Roman"/>
          <w:color w:val="000000"/>
        </w:rPr>
        <w:t xml:space="preserve"> A</w:t>
      </w:r>
      <w:r>
        <w:rPr>
          <w:rFonts w:ascii="Times New Roman" w:eastAsia="Monospace" w:hAnsi="Times New Roman" w:cs="Times New Roman"/>
          <w:color w:val="000000"/>
        </w:rPr>
        <w:t xml:space="preserve">ctivity and display it in the </w:t>
      </w:r>
      <w:proofErr w:type="spellStart"/>
      <w:r w:rsidR="004E3C8F">
        <w:rPr>
          <w:rFonts w:ascii="Times New Roman" w:eastAsia="Monospace" w:hAnsi="Times New Roman" w:cs="Times New Roman"/>
          <w:color w:val="000000"/>
        </w:rPr>
        <w:t>mUser</w:t>
      </w:r>
      <w:r>
        <w:rPr>
          <w:rFonts w:ascii="Times New Roman" w:eastAsia="Monospace" w:hAnsi="Times New Roman" w:cs="Times New Roman"/>
          <w:color w:val="000000"/>
        </w:rPr>
        <w:t>TextView</w:t>
      </w:r>
      <w:proofErr w:type="spellEnd"/>
      <w:r>
        <w:rPr>
          <w:rFonts w:ascii="Times New Roman" w:eastAsia="Monospace" w:hAnsi="Times New Roman" w:cs="Times New Roman"/>
          <w:color w:val="000000"/>
        </w:rPr>
        <w:t>.</w:t>
      </w:r>
      <w:r w:rsidR="004E3C8F">
        <w:rPr>
          <w:rFonts w:ascii="Times New Roman" w:eastAsia="Monospace" w:hAnsi="Times New Roman" w:cs="Times New Roman"/>
          <w:color w:val="000000"/>
        </w:rPr>
        <w:t xml:space="preserve"> How do you find and access that TextView?</w:t>
      </w:r>
    </w:p>
    <w:p w14:paraId="1AB3C437" w14:textId="598B4859" w:rsidR="00DA2AFB" w:rsidRDefault="00957E6D">
      <w:pPr>
        <w:pStyle w:val="Standard"/>
        <w:numPr>
          <w:ilvl w:val="0"/>
          <w:numId w:val="23"/>
        </w:numPr>
        <w:spacing w:before="50" w:after="283" w:line="200" w:lineRule="atLeast"/>
        <w:ind w:left="0" w:firstLine="0"/>
        <w:rPr>
          <w:rFonts w:ascii="Times New Roman" w:eastAsia="Verdana" w:hAnsi="Times New Roman" w:cs="Times New Roman"/>
          <w:color w:val="000000"/>
        </w:rPr>
      </w:pPr>
      <w:r>
        <w:rPr>
          <w:rFonts w:ascii="Times New Roman" w:eastAsia="Verdana" w:hAnsi="Times New Roman" w:cs="Times New Roman"/>
          <w:color w:val="000000"/>
        </w:rPr>
        <w:t xml:space="preserve">In </w:t>
      </w:r>
      <w:r w:rsidR="003354F9">
        <w:rPr>
          <w:rFonts w:ascii="Times New Roman" w:eastAsia="Verdana" w:hAnsi="Times New Roman" w:cs="Times New Roman"/>
          <w:color w:val="000000"/>
        </w:rPr>
        <w:t>Explicit</w:t>
      </w:r>
      <w:r w:rsidR="001E08C7">
        <w:rPr>
          <w:rFonts w:ascii="Times New Roman" w:eastAsia="Verdana" w:hAnsi="Times New Roman" w:cs="Times New Roman"/>
          <w:color w:val="000000"/>
        </w:rPr>
        <w:t>ly</w:t>
      </w:r>
      <w:r w:rsidR="003354F9">
        <w:rPr>
          <w:rFonts w:ascii="Times New Roman" w:eastAsia="Verdana" w:hAnsi="Times New Roman" w:cs="Times New Roman"/>
          <w:color w:val="000000"/>
        </w:rPr>
        <w:t>Load</w:t>
      </w:r>
      <w:r w:rsidR="001E08C7">
        <w:rPr>
          <w:rFonts w:ascii="Times New Roman" w:eastAsia="Verdana" w:hAnsi="Times New Roman" w:cs="Times New Roman"/>
          <w:color w:val="000000"/>
        </w:rPr>
        <w:t>edActivity</w:t>
      </w:r>
      <w:r w:rsidR="003354F9">
        <w:rPr>
          <w:rFonts w:ascii="Times New Roman" w:eastAsia="Verdana" w:hAnsi="Times New Roman" w:cs="Times New Roman"/>
          <w:color w:val="000000"/>
        </w:rPr>
        <w:t>.java</w:t>
      </w:r>
      <w:r>
        <w:rPr>
          <w:rFonts w:ascii="Times New Roman" w:eastAsia="Verdana" w:hAnsi="Times New Roman" w:cs="Times New Roman"/>
          <w:color w:val="000000"/>
        </w:rPr>
        <w:t xml:space="preserve"> implement the following method.</w:t>
      </w:r>
    </w:p>
    <w:p w14:paraId="754DA878" w14:textId="77777777" w:rsidR="008B1F61" w:rsidRDefault="001E08C7" w:rsidP="008B1F61">
      <w:pPr>
        <w:pStyle w:val="Standard"/>
        <w:spacing w:before="50" w:after="283" w:line="200" w:lineRule="atLeast"/>
        <w:ind w:left="709"/>
      </w:pPr>
      <w:proofErr w:type="gramStart"/>
      <w:r>
        <w:rPr>
          <w:rFonts w:ascii="Times New Roman" w:eastAsia="Monospace" w:hAnsi="Times New Roman" w:cs="Times New Roman"/>
          <w:b/>
          <w:bCs/>
          <w:color w:val="000000"/>
        </w:rPr>
        <w:t>private</w:t>
      </w:r>
      <w:proofErr w:type="gramEnd"/>
      <w:r w:rsidR="003354F9">
        <w:rPr>
          <w:rFonts w:ascii="Times New Roman" w:eastAsia="Monospace" w:hAnsi="Times New Roman" w:cs="Times New Roman"/>
          <w:color w:val="000000"/>
        </w:rPr>
        <w:t xml:space="preserve"> </w:t>
      </w:r>
      <w:r w:rsidR="003354F9">
        <w:rPr>
          <w:rFonts w:ascii="Times New Roman" w:eastAsia="Monospace" w:hAnsi="Times New Roman" w:cs="Times New Roman"/>
          <w:b/>
          <w:bCs/>
          <w:color w:val="000000"/>
        </w:rPr>
        <w:t>void</w:t>
      </w:r>
      <w:r>
        <w:rPr>
          <w:rFonts w:ascii="Times New Roman" w:eastAsia="Monospace" w:hAnsi="Times New Roman" w:cs="Times New Roman"/>
          <w:color w:val="000000"/>
        </w:rPr>
        <w:t xml:space="preserve"> enter</w:t>
      </w:r>
      <w:r w:rsidR="003354F9">
        <w:rPr>
          <w:rFonts w:ascii="Times New Roman" w:eastAsia="Monospace" w:hAnsi="Times New Roman" w:cs="Times New Roman"/>
          <w:color w:val="000000"/>
        </w:rPr>
        <w:t xml:space="preserve">Clicked(): get </w:t>
      </w:r>
      <w:r w:rsidR="00DC15B5">
        <w:rPr>
          <w:rFonts w:ascii="Times New Roman" w:eastAsia="Monospace" w:hAnsi="Times New Roman" w:cs="Times New Roman"/>
          <w:color w:val="000000"/>
        </w:rPr>
        <w:t xml:space="preserve">user-entered </w:t>
      </w:r>
      <w:r w:rsidR="003354F9">
        <w:rPr>
          <w:rFonts w:ascii="Times New Roman" w:eastAsia="Monospace" w:hAnsi="Times New Roman" w:cs="Times New Roman"/>
          <w:color w:val="000000"/>
        </w:rPr>
        <w:t>text from th</w:t>
      </w:r>
      <w:r w:rsidR="00DC15B5">
        <w:rPr>
          <w:rFonts w:ascii="Times New Roman" w:eastAsia="Monospace" w:hAnsi="Times New Roman" w:cs="Times New Roman"/>
          <w:color w:val="000000"/>
        </w:rPr>
        <w:t>e EditText, store it in an I</w:t>
      </w:r>
      <w:r w:rsidR="003354F9">
        <w:rPr>
          <w:rFonts w:ascii="Times New Roman" w:eastAsia="Monospace" w:hAnsi="Times New Roman" w:cs="Times New Roman"/>
          <w:color w:val="000000"/>
        </w:rPr>
        <w:t xml:space="preserve">ntent, and return it to the </w:t>
      </w:r>
      <w:r w:rsidR="00DC15B5">
        <w:rPr>
          <w:rFonts w:ascii="Times New Roman" w:hAnsi="Times New Roman"/>
        </w:rPr>
        <w:t>ActivityLoaderActivity</w:t>
      </w:r>
      <w:r w:rsidR="003354F9">
        <w:rPr>
          <w:rFonts w:ascii="Times New Roman" w:eastAsia="Monospace" w:hAnsi="Times New Roman" w:cs="Times New Roman"/>
          <w:color w:val="000000"/>
        </w:rPr>
        <w:t>.</w:t>
      </w:r>
    </w:p>
    <w:p w14:paraId="0DD08B86" w14:textId="122FB565" w:rsidR="00957E6D" w:rsidRPr="00202514" w:rsidRDefault="00957E6D" w:rsidP="008B1F61">
      <w:pPr>
        <w:pStyle w:val="Standard"/>
        <w:numPr>
          <w:ilvl w:val="0"/>
          <w:numId w:val="23"/>
        </w:numPr>
        <w:spacing w:before="50" w:after="283" w:line="200" w:lineRule="atLeast"/>
        <w:ind w:hanging="720"/>
        <w:rPr>
          <w:rFonts w:ascii="Times New Roman" w:hAnsi="Times New Roman" w:cs="Times New Roman"/>
        </w:rPr>
      </w:pPr>
      <w:r w:rsidRPr="00202514">
        <w:rPr>
          <w:rFonts w:ascii="Times New Roman" w:hAnsi="Times New Roman" w:cs="Times New Roman"/>
        </w:rPr>
        <w:t xml:space="preserve">In </w:t>
      </w:r>
      <w:ins w:id="14" w:author="Adam Porter" w:date="2015-02-25T09:02:00Z">
        <w:r w:rsidR="00F97C62">
          <w:rPr>
            <w:rFonts w:ascii="Times New Roman" w:hAnsi="Times New Roman" w:cs="Times New Roman"/>
            <w:color w:val="000000"/>
          </w:rPr>
          <w:t>Lab3a</w:t>
        </w:r>
        <w:r w:rsidR="00632FA0">
          <w:rPr>
            <w:rFonts w:ascii="Times New Roman" w:hAnsi="Times New Roman" w:cs="Times New Roman"/>
            <w:color w:val="000000"/>
          </w:rPr>
          <w:t>_</w:t>
        </w:r>
      </w:ins>
      <w:r w:rsidRPr="00202514">
        <w:rPr>
          <w:rFonts w:ascii="Times New Roman" w:hAnsi="Times New Roman" w:cs="Times New Roman"/>
        </w:rPr>
        <w:t>MyBrowser’s AndroidManifest.xml file, add the necessary intent filter tags.</w:t>
      </w:r>
      <w:r w:rsidR="008B1F61" w:rsidRPr="00202514">
        <w:rPr>
          <w:rFonts w:ascii="Times New Roman" w:hAnsi="Times New Roman" w:cs="Times New Roman"/>
        </w:rPr>
        <w:t xml:space="preserve"> You'll need to define the right &lt;action&gt;, &lt;category&gt; and &lt;data&gt; elements. What values should be used for these?</w:t>
      </w:r>
      <w:r w:rsidR="008978AC" w:rsidRPr="00202514">
        <w:rPr>
          <w:rFonts w:ascii="Times New Roman" w:hAnsi="Times New Roman" w:cs="Times New Roman"/>
        </w:rPr>
        <w:t xml:space="preserve"> Remember that how you express certain values in Java can be different than how you express them in xml.</w:t>
      </w:r>
    </w:p>
    <w:p w14:paraId="0BF400C9" w14:textId="71D3A476" w:rsidR="00DA2AFB" w:rsidRDefault="008A72C3" w:rsidP="008A72C3">
      <w:pPr>
        <w:pStyle w:val="Heading1"/>
      </w:pPr>
      <w:r>
        <w:t>Testing</w:t>
      </w:r>
    </w:p>
    <w:p w14:paraId="2B2CC924" w14:textId="77777777" w:rsidR="00200EC8" w:rsidRDefault="00200EC8" w:rsidP="00200EC8"/>
    <w:p w14:paraId="492B1B6B" w14:textId="213DDBF8" w:rsidR="009E10A1" w:rsidRPr="00202514" w:rsidRDefault="009E10A1" w:rsidP="009E10A1">
      <w:pPr>
        <w:rPr>
          <w:rFonts w:ascii="Times New Roman" w:hAnsi="Times New Roman" w:cs="Times New Roman"/>
        </w:rPr>
      </w:pPr>
      <w:r w:rsidRPr="00202514">
        <w:rPr>
          <w:rFonts w:ascii="Times New Roman" w:hAnsi="Times New Roman" w:cs="Times New Roman"/>
        </w:rPr>
        <w:t xml:space="preserve">The test cases for this Lab are in the </w:t>
      </w:r>
      <w:ins w:id="15" w:author="Adam Porter" w:date="2015-02-25T09:02:00Z">
        <w:r w:rsidR="00F97C62">
          <w:rPr>
            <w:rFonts w:ascii="Times New Roman" w:hAnsi="Times New Roman" w:cs="Times New Roman"/>
            <w:color w:val="000000"/>
          </w:rPr>
          <w:t>Lab3a</w:t>
        </w:r>
        <w:r w:rsidR="00632FA0">
          <w:rPr>
            <w:rFonts w:ascii="Times New Roman" w:hAnsi="Times New Roman" w:cs="Times New Roman"/>
            <w:color w:val="000000"/>
          </w:rPr>
          <w:t>_</w:t>
        </w:r>
      </w:ins>
      <w:r w:rsidR="00FA22AC" w:rsidRPr="00F54C98">
        <w:rPr>
          <w:rFonts w:ascii="Times New Roman" w:hAnsi="Times New Roman" w:cs="Times New Roman"/>
        </w:rPr>
        <w:t>IntentsLabTest</w:t>
      </w:r>
      <w:del w:id="16" w:author="Adam Porter" w:date="2015-02-25T08:06:00Z">
        <w:r w:rsidR="00FA22AC" w:rsidRPr="00F54C98" w:rsidDel="00AB1669">
          <w:rPr>
            <w:rFonts w:ascii="Times New Roman" w:hAnsi="Times New Roman" w:cs="Times New Roman"/>
          </w:rPr>
          <w:delText xml:space="preserve"> </w:delText>
        </w:r>
        <w:r w:rsidR="00FA22AC" w:rsidDel="00AB1669">
          <w:rPr>
            <w:rFonts w:ascii="Times New Roman" w:hAnsi="Times New Roman" w:cs="Times New Roman"/>
          </w:rPr>
          <w:delText>project</w:delText>
        </w:r>
        <w:r w:rsidR="00FA22AC" w:rsidDel="00AB1669">
          <w:delText xml:space="preserve"> in the Intents/SourceFiles/TestCases/ directory</w:delText>
        </w:r>
      </w:del>
      <w:r w:rsidR="00FA22AC">
        <w:rPr>
          <w:rFonts w:ascii="Times New Roman" w:hAnsi="Times New Roman" w:cs="Times New Roman"/>
        </w:rPr>
        <w:t>.</w:t>
      </w:r>
      <w:r w:rsidRPr="00202514">
        <w:rPr>
          <w:rFonts w:ascii="Times New Roman" w:hAnsi="Times New Roman" w:cs="Times New Roman"/>
        </w:rPr>
        <w:t xml:space="preserve"> </w:t>
      </w:r>
      <w:r w:rsidR="00FA22AC">
        <w:rPr>
          <w:rFonts w:ascii="Times New Roman" w:hAnsi="Times New Roman" w:cs="Times New Roman"/>
        </w:rPr>
        <w:t xml:space="preserve">Import this project into your IDE. </w:t>
      </w:r>
      <w:r w:rsidRPr="00202514">
        <w:rPr>
          <w:rFonts w:ascii="Times New Roman" w:hAnsi="Times New Roman" w:cs="Times New Roman"/>
        </w:rPr>
        <w:t xml:space="preserve">You can run the test cases either all at once, by right clicking the project folder and then selecting Run As&gt;Android Junit Test, or one at a time, by right clicking on an individual test case class </w:t>
      </w:r>
      <w:del w:id="17" w:author="Adam Porter" w:date="2015-02-25T08:06:00Z">
        <w:r w:rsidRPr="00202514" w:rsidDel="00AB1669">
          <w:rPr>
            <w:rFonts w:ascii="Times New Roman" w:hAnsi="Times New Roman" w:cs="Times New Roman"/>
          </w:rPr>
          <w:delText xml:space="preserve">(e.g., ExplicitTest.java) </w:delText>
        </w:r>
      </w:del>
      <w:r w:rsidRPr="00202514">
        <w:rPr>
          <w:rFonts w:ascii="Times New Roman" w:hAnsi="Times New Roman" w:cs="Times New Roman"/>
        </w:rPr>
        <w:t>and then continuing as before. The test classes are Robotium test cases</w:t>
      </w:r>
      <w:r w:rsidR="00C20D55">
        <w:rPr>
          <w:rFonts w:ascii="Times New Roman" w:hAnsi="Times New Roman" w:cs="Times New Roman"/>
        </w:rPr>
        <w:t xml:space="preserve">, </w:t>
      </w:r>
      <w:r w:rsidR="003457DA" w:rsidRPr="00202514">
        <w:rPr>
          <w:rFonts w:ascii="Times New Roman" w:hAnsi="Times New Roman" w:cs="Times New Roman"/>
        </w:rPr>
        <w:t xml:space="preserve">but </w:t>
      </w:r>
      <w:proofErr w:type="gramStart"/>
      <w:r w:rsidR="003457DA" w:rsidRPr="00202514">
        <w:rPr>
          <w:rFonts w:ascii="Times New Roman" w:hAnsi="Times New Roman" w:cs="Times New Roman"/>
        </w:rPr>
        <w:t>be</w:t>
      </w:r>
      <w:proofErr w:type="gramEnd"/>
      <w:r w:rsidR="003457DA" w:rsidRPr="00202514">
        <w:rPr>
          <w:rFonts w:ascii="Times New Roman" w:hAnsi="Times New Roman" w:cs="Times New Roman"/>
        </w:rPr>
        <w:t xml:space="preserve"> aware that the test cases have been tested only for </w:t>
      </w:r>
      <w:r w:rsidR="00FA22AC">
        <w:rPr>
          <w:rFonts w:ascii="Times New Roman" w:hAnsi="Times New Roman" w:cs="Times New Roman"/>
        </w:rPr>
        <w:t xml:space="preserve">the </w:t>
      </w:r>
      <w:r w:rsidR="003457DA" w:rsidRPr="00202514">
        <w:rPr>
          <w:rFonts w:ascii="Times New Roman" w:hAnsi="Times New Roman" w:cs="Times New Roman"/>
        </w:rPr>
        <w:t>standard AVD described below</w:t>
      </w:r>
      <w:r w:rsidRPr="00202514">
        <w:rPr>
          <w:rFonts w:ascii="Times New Roman" w:hAnsi="Times New Roman" w:cs="Times New Roman"/>
        </w:rPr>
        <w:t>.</w:t>
      </w:r>
    </w:p>
    <w:p w14:paraId="15C7BE73" w14:textId="77777777" w:rsidR="009E10A1" w:rsidRPr="00202514" w:rsidRDefault="009E10A1" w:rsidP="009E10A1">
      <w:pPr>
        <w:rPr>
          <w:rFonts w:ascii="Times New Roman" w:hAnsi="Times New Roman" w:cs="Times New Roman"/>
        </w:rPr>
      </w:pPr>
    </w:p>
    <w:p w14:paraId="2AE20ECE" w14:textId="77777777" w:rsidR="009E10A1" w:rsidRPr="00202514" w:rsidRDefault="009E10A1" w:rsidP="009E10A1">
      <w:pPr>
        <w:rPr>
          <w:rFonts w:ascii="Times New Roman" w:hAnsi="Times New Roman" w:cs="Times New Roman"/>
        </w:rPr>
      </w:pPr>
      <w:r w:rsidRPr="00202514">
        <w:rPr>
          <w:rFonts w:ascii="Times New Roman" w:hAnsi="Times New Roman" w:cs="Times New Roman"/>
        </w:rPr>
        <w:t xml:space="preserve">As you implement various steps of the Lab, run the test cases every so often to see if you are making progress toward completion of the Lab. </w:t>
      </w:r>
    </w:p>
    <w:p w14:paraId="45278945" w14:textId="77777777" w:rsidR="00200EC8" w:rsidRDefault="00200EC8" w:rsidP="00200EC8"/>
    <w:p w14:paraId="2C6C9596" w14:textId="77777777" w:rsidR="009E10A1" w:rsidRPr="00202514" w:rsidRDefault="009E10A1" w:rsidP="00200EC8">
      <w:pPr>
        <w:rPr>
          <w:rFonts w:ascii="Times New Roman" w:hAnsi="Times New Roman" w:cs="Times New Roman"/>
          <w:b/>
        </w:rPr>
      </w:pPr>
      <w:r w:rsidRPr="00202514">
        <w:rPr>
          <w:rFonts w:ascii="Times New Roman" w:hAnsi="Times New Roman" w:cs="Times New Roman"/>
          <w:b/>
        </w:rPr>
        <w:t>Warnings</w:t>
      </w:r>
      <w:r w:rsidR="00200EC8" w:rsidRPr="00202514">
        <w:rPr>
          <w:rFonts w:ascii="Times New Roman" w:hAnsi="Times New Roman" w:cs="Times New Roman"/>
          <w:b/>
        </w:rPr>
        <w:t xml:space="preserve">: </w:t>
      </w:r>
    </w:p>
    <w:p w14:paraId="6C136AC3" w14:textId="77777777" w:rsidR="009E10A1" w:rsidRDefault="009E10A1" w:rsidP="00200EC8">
      <w:pPr>
        <w:rPr>
          <w:b/>
        </w:rPr>
      </w:pPr>
    </w:p>
    <w:p w14:paraId="2DFCB4C7" w14:textId="178F1668" w:rsidR="009E10A1" w:rsidRPr="00202514" w:rsidRDefault="00200EC8" w:rsidP="009E10A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202514">
        <w:rPr>
          <w:rFonts w:ascii="Times New Roman" w:hAnsi="Times New Roman" w:cs="Times New Roman"/>
        </w:rPr>
        <w:t xml:space="preserve">These test cases have been </w:t>
      </w:r>
      <w:r w:rsidR="0056669D" w:rsidRPr="00202514">
        <w:rPr>
          <w:rFonts w:ascii="Times New Roman" w:hAnsi="Times New Roman" w:cs="Times New Roman"/>
        </w:rPr>
        <w:t>tested</w:t>
      </w:r>
      <w:r w:rsidRPr="00202514">
        <w:rPr>
          <w:rFonts w:ascii="Times New Roman" w:hAnsi="Times New Roman" w:cs="Times New Roman"/>
        </w:rPr>
        <w:t xml:space="preserve"> on a </w:t>
      </w:r>
      <w:r w:rsidR="009E10A1" w:rsidRPr="00202514">
        <w:rPr>
          <w:rFonts w:ascii="Times New Roman" w:hAnsi="Times New Roman" w:cs="Times New Roman"/>
        </w:rPr>
        <w:t>Galaxy Nexus</w:t>
      </w:r>
      <w:r w:rsidRPr="00202514">
        <w:rPr>
          <w:rFonts w:ascii="Times New Roman" w:hAnsi="Times New Roman" w:cs="Times New Roman"/>
        </w:rPr>
        <w:t xml:space="preserve"> AVD emulator with API level 18. To limit configuration problems, you should test you app against a similar AVD. Also, when testing, make sure that your device is in Portrait mode </w:t>
      </w:r>
      <w:r w:rsidR="003457DA" w:rsidRPr="00202514">
        <w:rPr>
          <w:rFonts w:ascii="Times New Roman" w:hAnsi="Times New Roman" w:cs="Times New Roman"/>
        </w:rPr>
        <w:t xml:space="preserve">with the screen unlocked </w:t>
      </w:r>
      <w:r w:rsidRPr="00202514">
        <w:rPr>
          <w:rFonts w:ascii="Times New Roman" w:hAnsi="Times New Roman" w:cs="Times New Roman"/>
        </w:rPr>
        <w:t>when the test cases start running.</w:t>
      </w:r>
    </w:p>
    <w:p w14:paraId="01807032" w14:textId="07A3018E" w:rsidR="009E10A1" w:rsidRPr="00202514" w:rsidRDefault="009E10A1" w:rsidP="009E10A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202514">
        <w:rPr>
          <w:rFonts w:ascii="Times New Roman" w:hAnsi="Times New Roman" w:cs="Times New Roman"/>
        </w:rPr>
        <w:t>The Implic</w:t>
      </w:r>
      <w:r w:rsidR="00FA08AA" w:rsidRPr="00202514">
        <w:rPr>
          <w:rFonts w:ascii="Times New Roman" w:hAnsi="Times New Roman" w:cs="Times New Roman"/>
        </w:rPr>
        <w:t>i</w:t>
      </w:r>
      <w:r w:rsidRPr="00202514">
        <w:rPr>
          <w:rFonts w:ascii="Times New Roman" w:hAnsi="Times New Roman" w:cs="Times New Roman"/>
        </w:rPr>
        <w:t xml:space="preserve">tTest test case requires that you've installed both the </w:t>
      </w:r>
      <w:ins w:id="18" w:author="Adam Porter" w:date="2015-02-25T09:02:00Z">
        <w:r w:rsidR="00F97C62">
          <w:rPr>
            <w:rFonts w:ascii="Times New Roman" w:hAnsi="Times New Roman" w:cs="Times New Roman"/>
            <w:color w:val="000000"/>
          </w:rPr>
          <w:t>Lab3a</w:t>
        </w:r>
        <w:r w:rsidR="00632FA0">
          <w:rPr>
            <w:rFonts w:ascii="Times New Roman" w:hAnsi="Times New Roman" w:cs="Times New Roman"/>
            <w:color w:val="000000"/>
          </w:rPr>
          <w:t>_</w:t>
        </w:r>
      </w:ins>
      <w:r w:rsidRPr="00202514">
        <w:rPr>
          <w:rFonts w:ascii="Times New Roman" w:hAnsi="Times New Roman" w:cs="Times New Roman"/>
        </w:rPr>
        <w:t xml:space="preserve">IntentsLab and the </w:t>
      </w:r>
      <w:ins w:id="19" w:author="Adam Porter" w:date="2015-02-25T09:02:00Z">
        <w:r w:rsidR="00F97C62">
          <w:rPr>
            <w:rFonts w:ascii="Times New Roman" w:hAnsi="Times New Roman" w:cs="Times New Roman"/>
            <w:color w:val="000000"/>
          </w:rPr>
          <w:t>Lab3a</w:t>
        </w:r>
        <w:r w:rsidR="00632FA0">
          <w:rPr>
            <w:rFonts w:ascii="Times New Roman" w:hAnsi="Times New Roman" w:cs="Times New Roman"/>
            <w:color w:val="000000"/>
          </w:rPr>
          <w:t>_</w:t>
        </w:r>
      </w:ins>
      <w:r w:rsidRPr="00202514">
        <w:rPr>
          <w:rFonts w:ascii="Times New Roman" w:hAnsi="Times New Roman" w:cs="Times New Roman"/>
        </w:rPr>
        <w:t xml:space="preserve">MyBrowser applications. </w:t>
      </w:r>
      <w:r w:rsidR="00FA08AA" w:rsidRPr="00202514">
        <w:rPr>
          <w:rFonts w:ascii="Times New Roman" w:hAnsi="Times New Roman" w:cs="Times New Roman"/>
        </w:rPr>
        <w:t xml:space="preserve">Remember - If you change </w:t>
      </w:r>
      <w:ins w:id="20" w:author="Adam Porter" w:date="2015-02-25T09:02:00Z">
        <w:r w:rsidR="00F97C62">
          <w:rPr>
            <w:rFonts w:ascii="Times New Roman" w:hAnsi="Times New Roman" w:cs="Times New Roman"/>
            <w:color w:val="000000"/>
          </w:rPr>
          <w:t>Lab3a</w:t>
        </w:r>
        <w:r w:rsidR="00632FA0">
          <w:rPr>
            <w:rFonts w:ascii="Times New Roman" w:hAnsi="Times New Roman" w:cs="Times New Roman"/>
            <w:color w:val="000000"/>
          </w:rPr>
          <w:t>_</w:t>
        </w:r>
      </w:ins>
      <w:r w:rsidR="00FA08AA" w:rsidRPr="00202514">
        <w:rPr>
          <w:rFonts w:ascii="Times New Roman" w:hAnsi="Times New Roman" w:cs="Times New Roman"/>
        </w:rPr>
        <w:t>MyBrowser, you'll need to reinstall it.</w:t>
      </w:r>
    </w:p>
    <w:p w14:paraId="28E6E5C8" w14:textId="6779FA67" w:rsidR="009E10A1" w:rsidRPr="00202514" w:rsidRDefault="009E10A1" w:rsidP="009E10A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202514">
        <w:rPr>
          <w:rFonts w:ascii="Times New Roman" w:hAnsi="Times New Roman" w:cs="Times New Roman"/>
        </w:rPr>
        <w:t>The Implic</w:t>
      </w:r>
      <w:r w:rsidR="00FA08AA" w:rsidRPr="00202514">
        <w:rPr>
          <w:rFonts w:ascii="Times New Roman" w:hAnsi="Times New Roman" w:cs="Times New Roman"/>
        </w:rPr>
        <w:t>i</w:t>
      </w:r>
      <w:r w:rsidRPr="00202514">
        <w:rPr>
          <w:rFonts w:ascii="Times New Roman" w:hAnsi="Times New Roman" w:cs="Times New Roman"/>
        </w:rPr>
        <w:t xml:space="preserve">tTest test case causes the </w:t>
      </w:r>
      <w:ins w:id="21" w:author="Adam Porter" w:date="2015-02-25T09:03:00Z">
        <w:r w:rsidR="00F97C62">
          <w:rPr>
            <w:rFonts w:ascii="Times New Roman" w:hAnsi="Times New Roman" w:cs="Times New Roman"/>
            <w:color w:val="000000"/>
          </w:rPr>
          <w:t>Lab3a</w:t>
        </w:r>
        <w:r w:rsidR="00632FA0">
          <w:rPr>
            <w:rFonts w:ascii="Times New Roman" w:hAnsi="Times New Roman" w:cs="Times New Roman"/>
            <w:color w:val="000000"/>
          </w:rPr>
          <w:t>_</w:t>
        </w:r>
      </w:ins>
      <w:r w:rsidRPr="00202514">
        <w:rPr>
          <w:rFonts w:ascii="Times New Roman" w:hAnsi="Times New Roman" w:cs="Times New Roman"/>
        </w:rPr>
        <w:t xml:space="preserve">MyBrowser application to start. Due to Android security policies, Robotium test cases cannot test </w:t>
      </w:r>
      <w:r w:rsidR="00FA08AA" w:rsidRPr="00202514">
        <w:rPr>
          <w:rFonts w:ascii="Times New Roman" w:hAnsi="Times New Roman" w:cs="Times New Roman"/>
        </w:rPr>
        <w:t xml:space="preserve">across </w:t>
      </w:r>
      <w:r w:rsidRPr="00202514">
        <w:rPr>
          <w:rFonts w:ascii="Times New Roman" w:hAnsi="Times New Roman" w:cs="Times New Roman"/>
        </w:rPr>
        <w:t xml:space="preserve">multiple applications. So </w:t>
      </w:r>
      <w:r w:rsidR="00FA08AA" w:rsidRPr="00202514">
        <w:rPr>
          <w:rFonts w:ascii="Times New Roman" w:hAnsi="Times New Roman" w:cs="Times New Roman"/>
        </w:rPr>
        <w:t>when a</w:t>
      </w:r>
      <w:r w:rsidRPr="00202514">
        <w:rPr>
          <w:rFonts w:ascii="Times New Roman" w:hAnsi="Times New Roman" w:cs="Times New Roman"/>
        </w:rPr>
        <w:t xml:space="preserve"> test </w:t>
      </w:r>
      <w:r w:rsidR="00FA08AA" w:rsidRPr="00202514">
        <w:rPr>
          <w:rFonts w:ascii="Times New Roman" w:hAnsi="Times New Roman" w:cs="Times New Roman"/>
        </w:rPr>
        <w:t xml:space="preserve">case </w:t>
      </w:r>
      <w:r w:rsidRPr="00202514">
        <w:rPr>
          <w:rFonts w:ascii="Times New Roman" w:hAnsi="Times New Roman" w:cs="Times New Roman"/>
        </w:rPr>
        <w:t xml:space="preserve">starts up </w:t>
      </w:r>
      <w:ins w:id="22" w:author="Adam Porter" w:date="2015-02-25T09:03:00Z">
        <w:r w:rsidR="00F97C62">
          <w:rPr>
            <w:rFonts w:ascii="Times New Roman" w:hAnsi="Times New Roman" w:cs="Times New Roman"/>
            <w:color w:val="000000"/>
          </w:rPr>
          <w:t>Lab3a</w:t>
        </w:r>
        <w:r w:rsidR="00632FA0">
          <w:rPr>
            <w:rFonts w:ascii="Times New Roman" w:hAnsi="Times New Roman" w:cs="Times New Roman"/>
            <w:color w:val="000000"/>
          </w:rPr>
          <w:t>_</w:t>
        </w:r>
      </w:ins>
      <w:r w:rsidRPr="00202514">
        <w:rPr>
          <w:rFonts w:ascii="Times New Roman" w:hAnsi="Times New Roman" w:cs="Times New Roman"/>
        </w:rPr>
        <w:t xml:space="preserve">MyBrowser, </w:t>
      </w:r>
      <w:r w:rsidR="00FA08AA" w:rsidRPr="00202514">
        <w:rPr>
          <w:rFonts w:ascii="Times New Roman" w:hAnsi="Times New Roman" w:cs="Times New Roman"/>
        </w:rPr>
        <w:t>it</w:t>
      </w:r>
      <w:r w:rsidRPr="00202514">
        <w:rPr>
          <w:rFonts w:ascii="Times New Roman" w:hAnsi="Times New Roman" w:cs="Times New Roman"/>
        </w:rPr>
        <w:t xml:space="preserve"> can't interact with </w:t>
      </w:r>
      <w:ins w:id="23" w:author="Adam Porter" w:date="2015-02-25T09:03:00Z">
        <w:r w:rsidR="00F97C62">
          <w:rPr>
            <w:rFonts w:ascii="Times New Roman" w:hAnsi="Times New Roman" w:cs="Times New Roman"/>
            <w:color w:val="000000"/>
          </w:rPr>
          <w:t>Lab3a</w:t>
        </w:r>
        <w:r w:rsidR="00632FA0">
          <w:rPr>
            <w:rFonts w:ascii="Times New Roman" w:hAnsi="Times New Roman" w:cs="Times New Roman"/>
            <w:color w:val="000000"/>
          </w:rPr>
          <w:t>_</w:t>
        </w:r>
      </w:ins>
      <w:r w:rsidRPr="00202514">
        <w:rPr>
          <w:rFonts w:ascii="Times New Roman" w:hAnsi="Times New Roman" w:cs="Times New Roman"/>
        </w:rPr>
        <w:t>IntentsLab after that. What this means for you, is that after running Implic</w:t>
      </w:r>
      <w:r w:rsidR="00FA08AA" w:rsidRPr="00202514">
        <w:rPr>
          <w:rFonts w:ascii="Times New Roman" w:hAnsi="Times New Roman" w:cs="Times New Roman"/>
        </w:rPr>
        <w:t>i</w:t>
      </w:r>
      <w:r w:rsidRPr="00202514">
        <w:rPr>
          <w:rFonts w:ascii="Times New Roman" w:hAnsi="Times New Roman" w:cs="Times New Roman"/>
        </w:rPr>
        <w:t>tTest</w:t>
      </w:r>
      <w:r w:rsidR="00FA08AA" w:rsidRPr="00202514">
        <w:rPr>
          <w:rFonts w:ascii="Times New Roman" w:hAnsi="Times New Roman" w:cs="Times New Roman"/>
        </w:rPr>
        <w:t>,</w:t>
      </w:r>
      <w:r w:rsidRPr="00202514">
        <w:rPr>
          <w:rFonts w:ascii="Times New Roman" w:hAnsi="Times New Roman" w:cs="Times New Roman"/>
        </w:rPr>
        <w:t xml:space="preserve"> you must manually exit </w:t>
      </w:r>
      <w:ins w:id="24" w:author="Adam Porter" w:date="2015-02-25T09:03:00Z">
        <w:r w:rsidR="00F97C62">
          <w:rPr>
            <w:rFonts w:ascii="Times New Roman" w:hAnsi="Times New Roman" w:cs="Times New Roman"/>
            <w:color w:val="000000"/>
          </w:rPr>
          <w:t>Lab3a</w:t>
        </w:r>
        <w:r w:rsidR="00632FA0">
          <w:rPr>
            <w:rFonts w:ascii="Times New Roman" w:hAnsi="Times New Roman" w:cs="Times New Roman"/>
            <w:color w:val="000000"/>
          </w:rPr>
          <w:t>_</w:t>
        </w:r>
      </w:ins>
      <w:r w:rsidRPr="00202514">
        <w:rPr>
          <w:rFonts w:ascii="Times New Roman" w:hAnsi="Times New Roman" w:cs="Times New Roman"/>
        </w:rPr>
        <w:t>MyBrowser (for example, by hitting the back button). If you don't and then try to run another test case, Eclipse gets completely stuck.</w:t>
      </w:r>
    </w:p>
    <w:p w14:paraId="4B29D40D" w14:textId="3ED863D7" w:rsidR="008978AC" w:rsidRPr="00202514" w:rsidRDefault="008978AC" w:rsidP="009E10A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202514">
        <w:rPr>
          <w:rFonts w:ascii="Times New Roman" w:hAnsi="Times New Roman" w:cs="Times New Roman"/>
        </w:rPr>
        <w:t xml:space="preserve">Spelling counts. Pay attention to how to specify data values in your xml files. Leave out </w:t>
      </w:r>
      <w:r w:rsidR="00A40113" w:rsidRPr="00202514">
        <w:rPr>
          <w:rFonts w:ascii="Times New Roman" w:hAnsi="Times New Roman" w:cs="Times New Roman"/>
        </w:rPr>
        <w:t xml:space="preserve">or misspell </w:t>
      </w:r>
      <w:r w:rsidRPr="00202514">
        <w:rPr>
          <w:rFonts w:ascii="Times New Roman" w:hAnsi="Times New Roman" w:cs="Times New Roman"/>
        </w:rPr>
        <w:t xml:space="preserve">a single letter and </w:t>
      </w:r>
      <w:r w:rsidR="00A40113" w:rsidRPr="00202514">
        <w:rPr>
          <w:rFonts w:ascii="Times New Roman" w:hAnsi="Times New Roman" w:cs="Times New Roman"/>
        </w:rPr>
        <w:t>Android won't understand what you really meant.</w:t>
      </w:r>
    </w:p>
    <w:p w14:paraId="38952EAF" w14:textId="77777777" w:rsidR="009E10A1" w:rsidRDefault="009E10A1" w:rsidP="00200EC8"/>
    <w:p w14:paraId="3892FFED" w14:textId="58CE306F" w:rsidR="00200EC8" w:rsidRPr="00202514" w:rsidRDefault="00200EC8" w:rsidP="00200EC8">
      <w:pPr>
        <w:rPr>
          <w:rFonts w:ascii="Times New Roman" w:hAnsi="Times New Roman" w:cs="Times New Roman"/>
        </w:rPr>
      </w:pPr>
      <w:r w:rsidRPr="00202514">
        <w:rPr>
          <w:rFonts w:ascii="Times New Roman" w:hAnsi="Times New Roman" w:cs="Times New Roman"/>
        </w:rPr>
        <w:lastRenderedPageBreak/>
        <w:t>As you implement various steps of the lab, run the test cases every so often to see if you are making progress toward completion of the lab.</w:t>
      </w:r>
    </w:p>
    <w:p w14:paraId="7A70EA01" w14:textId="77777777" w:rsidR="00200EC8" w:rsidRPr="00202514" w:rsidRDefault="00200EC8" w:rsidP="00200EC8">
      <w:pPr>
        <w:rPr>
          <w:rFonts w:ascii="Times New Roman" w:hAnsi="Times New Roman" w:cs="Times New Roman"/>
        </w:rPr>
      </w:pPr>
    </w:p>
    <w:p w14:paraId="25F7024A" w14:textId="5332114B" w:rsidR="009E10A1" w:rsidRPr="00202514" w:rsidRDefault="00200EC8" w:rsidP="00200EC8">
      <w:pPr>
        <w:rPr>
          <w:rFonts w:ascii="Times New Roman" w:hAnsi="Times New Roman" w:cs="Times New Roman"/>
        </w:rPr>
      </w:pPr>
      <w:r w:rsidRPr="00202514">
        <w:rPr>
          <w:rFonts w:ascii="Times New Roman" w:hAnsi="Times New Roman" w:cs="Times New Roman"/>
        </w:rPr>
        <w:t xml:space="preserve">Once you’ve passed all the test cases, follow the instructions on the Assignment page to submit </w:t>
      </w:r>
      <w:r w:rsidR="003457DA" w:rsidRPr="00202514">
        <w:rPr>
          <w:rFonts w:ascii="Times New Roman" w:hAnsi="Times New Roman" w:cs="Times New Roman"/>
        </w:rPr>
        <w:t xml:space="preserve">your work </w:t>
      </w:r>
      <w:r w:rsidRPr="00202514">
        <w:rPr>
          <w:rFonts w:ascii="Times New Roman" w:hAnsi="Times New Roman" w:cs="Times New Roman"/>
        </w:rPr>
        <w:t>to the Coursera system for grading.</w:t>
      </w:r>
    </w:p>
    <w:p w14:paraId="51390704" w14:textId="06FB750D" w:rsidR="00876018" w:rsidRDefault="00876018" w:rsidP="00202514">
      <w:pPr>
        <w:pStyle w:val="Heading1"/>
      </w:pPr>
      <w:r>
        <w:t>Submission</w:t>
      </w:r>
    </w:p>
    <w:p w14:paraId="13CEFE38" w14:textId="77777777" w:rsidR="00876018" w:rsidRDefault="00876018" w:rsidP="00200EC8"/>
    <w:p w14:paraId="7D703F97" w14:textId="0192CF2D" w:rsidR="00876018" w:rsidRDefault="007A2777" w:rsidP="00202514">
      <w:pPr>
        <w:rPr>
          <w:rFonts w:ascii="Times New Roman" w:eastAsia="Times New Roman" w:hAnsi="Times New Roman" w:cs="Times New Roman"/>
          <w:color w:val="000000"/>
          <w:kern w:val="0"/>
          <w:lang w:bidi="ar-SA"/>
        </w:rPr>
      </w:pPr>
      <w:r>
        <w:rPr>
          <w:rFonts w:ascii="Times New Roman" w:hAnsi="Times New Roman" w:cs="Times New Roman"/>
        </w:rPr>
        <w:t xml:space="preserve">To submit your work you will </w:t>
      </w:r>
      <w:r w:rsidR="00FA22AC">
        <w:rPr>
          <w:rFonts w:ascii="Times New Roman" w:hAnsi="Times New Roman" w:cs="Times New Roman"/>
        </w:rPr>
        <w:t xml:space="preserve">need to </w:t>
      </w:r>
      <w:r w:rsidR="00AF0705">
        <w:rPr>
          <w:rFonts w:ascii="Times New Roman" w:hAnsi="Times New Roman" w:cs="Times New Roman"/>
        </w:rPr>
        <w:t>copy files from</w:t>
      </w:r>
      <w:r w:rsidR="003457DA" w:rsidRPr="00202514">
        <w:rPr>
          <w:rFonts w:ascii="Times New Roman" w:hAnsi="Times New Roman" w:cs="Times New Roman"/>
        </w:rPr>
        <w:t xml:space="preserve"> your </w:t>
      </w:r>
      <w:ins w:id="25" w:author="Adam Porter" w:date="2015-02-25T09:03:00Z">
        <w:r w:rsidR="00F97C62">
          <w:rPr>
            <w:rFonts w:ascii="Times New Roman" w:hAnsi="Times New Roman" w:cs="Times New Roman"/>
            <w:color w:val="000000"/>
          </w:rPr>
          <w:t>Lab3a</w:t>
        </w:r>
        <w:r w:rsidR="00632FA0">
          <w:rPr>
            <w:rFonts w:ascii="Times New Roman" w:hAnsi="Times New Roman" w:cs="Times New Roman"/>
            <w:color w:val="000000"/>
          </w:rPr>
          <w:t>_</w:t>
        </w:r>
      </w:ins>
      <w:r w:rsidR="003457DA" w:rsidRPr="00202514">
        <w:rPr>
          <w:rFonts w:ascii="Times New Roman" w:hAnsi="Times New Roman" w:cs="Times New Roman"/>
        </w:rPr>
        <w:t xml:space="preserve">IntentsLabs project </w:t>
      </w:r>
      <w:r w:rsidR="00417A84">
        <w:rPr>
          <w:rFonts w:ascii="Times New Roman" w:hAnsi="Times New Roman" w:cs="Times New Roman"/>
        </w:rPr>
        <w:t xml:space="preserve">and </w:t>
      </w:r>
      <w:ins w:id="26" w:author="Adam Porter" w:date="2015-02-25T09:03:00Z">
        <w:r w:rsidR="00F97C62">
          <w:rPr>
            <w:rFonts w:ascii="Times New Roman" w:hAnsi="Times New Roman" w:cs="Times New Roman"/>
            <w:color w:val="000000"/>
          </w:rPr>
          <w:t>Lab3a</w:t>
        </w:r>
        <w:bookmarkStart w:id="27" w:name="_GoBack"/>
        <w:bookmarkEnd w:id="27"/>
        <w:r w:rsidR="00632FA0">
          <w:rPr>
            <w:rFonts w:ascii="Times New Roman" w:hAnsi="Times New Roman" w:cs="Times New Roman"/>
            <w:color w:val="000000"/>
          </w:rPr>
          <w:t>_</w:t>
        </w:r>
      </w:ins>
      <w:r w:rsidR="00417A84">
        <w:rPr>
          <w:rFonts w:ascii="Times New Roman" w:hAnsi="Times New Roman" w:cs="Times New Roman"/>
        </w:rPr>
        <w:t>MyBrowser project</w:t>
      </w:r>
      <w:r w:rsidR="00AF0705">
        <w:rPr>
          <w:rFonts w:ascii="Times New Roman" w:hAnsi="Times New Roman" w:cs="Times New Roman"/>
        </w:rPr>
        <w:t xml:space="preserve">, put them in designated directories, and compress them </w:t>
      </w:r>
      <w:r w:rsidR="003457DA" w:rsidRPr="00202514">
        <w:rPr>
          <w:rFonts w:ascii="Times New Roman" w:hAnsi="Times New Roman" w:cs="Times New Roman"/>
        </w:rPr>
        <w:t xml:space="preserve">as a </w:t>
      </w:r>
      <w:r w:rsidR="00417A84">
        <w:rPr>
          <w:rFonts w:ascii="Times New Roman" w:hAnsi="Times New Roman" w:cs="Times New Roman"/>
        </w:rPr>
        <w:t xml:space="preserve">single </w:t>
      </w:r>
      <w:r w:rsidR="003457DA" w:rsidRPr="00202514">
        <w:rPr>
          <w:rFonts w:ascii="Times New Roman" w:hAnsi="Times New Roman" w:cs="Times New Roman"/>
        </w:rPr>
        <w:t xml:space="preserve">zip file. Then you will </w:t>
      </w:r>
      <w:r w:rsidR="00876018" w:rsidRPr="00202514">
        <w:rPr>
          <w:rFonts w:ascii="Times New Roman" w:hAnsi="Times New Roman" w:cs="Times New Roman"/>
        </w:rPr>
        <w:t xml:space="preserve">submit this zip file </w:t>
      </w:r>
      <w:r w:rsidR="003457DA" w:rsidRPr="00202514">
        <w:rPr>
          <w:rFonts w:ascii="Times New Roman" w:hAnsi="Times New Roman" w:cs="Times New Roman"/>
        </w:rPr>
        <w:t xml:space="preserve">to </w:t>
      </w:r>
      <w:r w:rsidR="009F7269" w:rsidRPr="00202514">
        <w:rPr>
          <w:rFonts w:ascii="Times New Roman" w:hAnsi="Times New Roman" w:cs="Times New Roman"/>
        </w:rPr>
        <w:t>the C</w:t>
      </w:r>
      <w:r w:rsidR="00876018" w:rsidRPr="00202514">
        <w:rPr>
          <w:rFonts w:ascii="Times New Roman" w:hAnsi="Times New Roman" w:cs="Times New Roman"/>
        </w:rPr>
        <w:t>oursera</w:t>
      </w:r>
      <w:r w:rsidR="009F7269" w:rsidRPr="00202514">
        <w:rPr>
          <w:rFonts w:ascii="Times New Roman" w:hAnsi="Times New Roman" w:cs="Times New Roman"/>
        </w:rPr>
        <w:t xml:space="preserve"> system</w:t>
      </w:r>
      <w:r w:rsidR="00876018" w:rsidRPr="00202514">
        <w:rPr>
          <w:rFonts w:ascii="Times New Roman" w:hAnsi="Times New Roman" w:cs="Times New Roman"/>
        </w:rPr>
        <w:t xml:space="preserve">. The automatic grading system will test your submission and give you feedback. </w:t>
      </w:r>
      <w:r w:rsidR="003457DA" w:rsidRPr="00202514">
        <w:rPr>
          <w:rFonts w:ascii="Times New Roman" w:hAnsi="Times New Roman" w:cs="Times New Roman"/>
        </w:rPr>
        <w:t xml:space="preserve">This process may </w:t>
      </w:r>
      <w:r w:rsidR="00876018" w:rsidRPr="00202514">
        <w:rPr>
          <w:rFonts w:ascii="Times New Roman" w:hAnsi="Times New Roman" w:cs="Times New Roman"/>
        </w:rPr>
        <w:t>take some time</w:t>
      </w:r>
      <w:r w:rsidR="003457DA" w:rsidRPr="00202514">
        <w:rPr>
          <w:rFonts w:ascii="Times New Roman" w:hAnsi="Times New Roman" w:cs="Times New Roman"/>
        </w:rPr>
        <w:t>,</w:t>
      </w:r>
      <w:r w:rsidR="00876018" w:rsidRPr="00202514">
        <w:rPr>
          <w:rFonts w:ascii="Times New Roman" w:hAnsi="Times New Roman" w:cs="Times New Roman"/>
        </w:rPr>
        <w:t xml:space="preserve"> especially </w:t>
      </w:r>
      <w:r w:rsidR="003457DA" w:rsidRPr="00202514">
        <w:rPr>
          <w:rFonts w:ascii="Times New Roman" w:hAnsi="Times New Roman" w:cs="Times New Roman"/>
        </w:rPr>
        <w:t xml:space="preserve">if </w:t>
      </w:r>
      <w:r w:rsidR="00876018" w:rsidRPr="00202514">
        <w:rPr>
          <w:rFonts w:ascii="Times New Roman" w:hAnsi="Times New Roman" w:cs="Times New Roman"/>
        </w:rPr>
        <w:t>many students are submitting at the same time.</w:t>
      </w:r>
      <w:r w:rsidRPr="00202514">
        <w:rPr>
          <w:rFonts w:ascii="Times New Roman" w:eastAsia="Times New Roman" w:hAnsi="Times New Roman" w:cs="Times New Roman"/>
          <w:color w:val="000000"/>
          <w:kern w:val="0"/>
          <w:lang w:bidi="ar-SA"/>
        </w:rPr>
        <w:t xml:space="preserve"> </w:t>
      </w:r>
      <w:r w:rsidR="00B15B13" w:rsidRPr="00202514">
        <w:rPr>
          <w:rFonts w:ascii="Times New Roman" w:eastAsia="Times New Roman" w:hAnsi="Times New Roman" w:cs="Times New Roman"/>
          <w:color w:val="000000"/>
          <w:kern w:val="0"/>
          <w:lang w:bidi="ar-SA"/>
        </w:rPr>
        <w:t>To make sure your submission is correctly graded, pay attention to the following aspects:</w:t>
      </w:r>
    </w:p>
    <w:p w14:paraId="6964DB68" w14:textId="77777777" w:rsidR="002B7593" w:rsidRPr="00202514" w:rsidRDefault="002B7593" w:rsidP="00202514">
      <w:pPr>
        <w:rPr>
          <w:rFonts w:ascii="Times New Roman" w:eastAsia="Times New Roman" w:hAnsi="Times New Roman" w:cs="Times New Roman"/>
          <w:color w:val="000000"/>
          <w:kern w:val="0"/>
          <w:lang w:bidi="ar-SA"/>
        </w:rPr>
      </w:pPr>
    </w:p>
    <w:p w14:paraId="591FDCAC" w14:textId="08D9C62A" w:rsidR="00B15B13" w:rsidRDefault="0064440D" w:rsidP="00202514">
      <w:pPr>
        <w:pStyle w:val="ListParagraph"/>
        <w:numPr>
          <w:ilvl w:val="0"/>
          <w:numId w:val="46"/>
        </w:numPr>
      </w:pPr>
      <w:r w:rsidRPr="009722C7">
        <w:t>Your project</w:t>
      </w:r>
      <w:ins w:id="28" w:author="Adam Porter" w:date="2015-02-25T09:30:00Z">
        <w:r w:rsidR="00351373">
          <w:t xml:space="preserve"> file</w:t>
        </w:r>
      </w:ins>
      <w:r w:rsidR="00BF694B">
        <w:t>s</w:t>
      </w:r>
      <w:r w:rsidRPr="009722C7">
        <w:t xml:space="preserve"> </w:t>
      </w:r>
      <w:r w:rsidR="00B15B13" w:rsidRPr="00202514">
        <w:t xml:space="preserve">must be compressed </w:t>
      </w:r>
      <w:r w:rsidRPr="009722C7">
        <w:t xml:space="preserve">in </w:t>
      </w:r>
      <w:r w:rsidR="00B15B13" w:rsidRPr="00202514">
        <w:t>a zip file</w:t>
      </w:r>
      <w:r w:rsidRPr="009722C7">
        <w:t xml:space="preserve"> </w:t>
      </w:r>
      <w:r w:rsidR="00B15B13" w:rsidRPr="00202514">
        <w:t>named IntentsLab</w:t>
      </w:r>
      <w:r w:rsidR="00AF0705">
        <w:t>Submit</w:t>
      </w:r>
      <w:r w:rsidR="00B15B13" w:rsidRPr="00202514">
        <w:t>.zip.</w:t>
      </w:r>
    </w:p>
    <w:p w14:paraId="0FF49DB6" w14:textId="38D72C4E" w:rsidR="00AF0705" w:rsidDel="00736C4D" w:rsidRDefault="00736C4D">
      <w:pPr>
        <w:pStyle w:val="ListParagraph"/>
        <w:numPr>
          <w:ilvl w:val="0"/>
          <w:numId w:val="46"/>
        </w:numPr>
        <w:rPr>
          <w:del w:id="29" w:author="Adam Porter" w:date="2015-02-25T09:41:00Z"/>
        </w:rPr>
        <w:pPrChange w:id="30" w:author="Adam Porter" w:date="2015-02-25T09:41:00Z">
          <w:pPr/>
        </w:pPrChange>
      </w:pPr>
      <w:ins w:id="31" w:author="Adam Porter" w:date="2015-02-25T09:40:00Z">
        <w:r>
          <w:t>The zip file should have the following directory structure:</w:t>
        </w:r>
      </w:ins>
      <w:del w:id="32" w:author="Adam Porter" w:date="2015-01-20T09:01:00Z">
        <w:r w:rsidR="00AF0705" w:rsidDel="00202514">
          <w:delText>T</w:delText>
        </w:r>
      </w:del>
      <w:del w:id="33" w:author="Adam Porter" w:date="2015-02-25T09:40:00Z">
        <w:r w:rsidR="00AF0705" w:rsidDel="00736C4D">
          <w:delText xml:space="preserve">he submitted files should </w:delText>
        </w:r>
      </w:del>
      <w:del w:id="34" w:author="Adam Porter" w:date="2015-01-20T09:01:00Z">
        <w:r w:rsidR="00AF0705" w:rsidDel="00202514">
          <w:delText xml:space="preserve">be put </w:delText>
        </w:r>
      </w:del>
      <w:del w:id="35" w:author="Adam Porter" w:date="2015-02-25T09:32:00Z">
        <w:r w:rsidR="00AF0705" w:rsidDel="00736C4D">
          <w:delText>in</w:delText>
        </w:r>
      </w:del>
      <w:del w:id="36" w:author="Adam Porter" w:date="2015-02-25T09:40:00Z">
        <w:r w:rsidR="00AF0705" w:rsidDel="00736C4D">
          <w:delText xml:space="preserve"> the following directory structure:</w:delText>
        </w:r>
      </w:del>
      <w:r w:rsidR="00AF0705">
        <w:br/>
      </w:r>
      <w:proofErr w:type="spellStart"/>
      <w:r w:rsidR="00AF0705">
        <w:t>IntentsLabSubmit</w:t>
      </w:r>
      <w:proofErr w:type="spellEnd"/>
      <w:ins w:id="37" w:author="Adam Porter" w:date="2015-01-20T09:01:00Z">
        <w:r w:rsidR="00202514">
          <w:t>/</w:t>
        </w:r>
      </w:ins>
      <w:r w:rsidR="00AF0705">
        <w:br/>
        <w:t xml:space="preserve">    - IntentsLab</w:t>
      </w:r>
      <w:ins w:id="38" w:author="Adam Porter" w:date="2015-01-20T09:01:00Z">
        <w:r w:rsidR="00202514">
          <w:t>/</w:t>
        </w:r>
      </w:ins>
      <w:r w:rsidR="00AF0705">
        <w:br/>
        <w:t xml:space="preserve">          - </w:t>
      </w:r>
      <w:r w:rsidR="00AF0705" w:rsidRPr="00AF0705">
        <w:t>ActivityLoaderActivity</w:t>
      </w:r>
      <w:r w:rsidR="00AF0705">
        <w:t>.java</w:t>
      </w:r>
      <w:r w:rsidR="00AF0705">
        <w:br/>
        <w:t xml:space="preserve">          - </w:t>
      </w:r>
      <w:r w:rsidR="00AF0705" w:rsidRPr="00AF0705">
        <w:t>ExplicitlyLoadedActivity</w:t>
      </w:r>
      <w:r w:rsidR="00AF0705">
        <w:t>.java</w:t>
      </w:r>
      <w:r w:rsidR="00AF0705">
        <w:br/>
        <w:t xml:space="preserve">    - MyBrowser</w:t>
      </w:r>
      <w:ins w:id="39" w:author="Adam Porter" w:date="2015-01-20T09:01:00Z">
        <w:r w:rsidR="00202514">
          <w:t>/</w:t>
        </w:r>
      </w:ins>
      <w:r w:rsidR="00AF0705">
        <w:br/>
        <w:t xml:space="preserve">          - </w:t>
      </w:r>
      <w:r w:rsidR="00AF0705" w:rsidRPr="00AF0705">
        <w:t>AndroidManifest.xml</w:t>
      </w:r>
      <w:del w:id="40" w:author="Adam Porter" w:date="2015-02-25T09:41:00Z">
        <w:r w:rsidR="00AF0705" w:rsidDel="00736C4D">
          <w:br/>
        </w:r>
        <w:r w:rsidR="00AF0705" w:rsidRPr="00202514" w:rsidDel="00736C4D">
          <w:rPr>
            <w:i/>
          </w:rPr>
          <w:delText>IntentsLabSubmit</w:delText>
        </w:r>
        <w:r w:rsidR="00AF0705" w:rsidDel="00736C4D">
          <w:delText xml:space="preserve"> is the top-level directory</w:delText>
        </w:r>
      </w:del>
      <w:del w:id="41" w:author="Adam Porter" w:date="2015-01-20T09:01:00Z">
        <w:r w:rsidR="00AF0705" w:rsidDel="00202514">
          <w:delText xml:space="preserve"> to be compressed</w:delText>
        </w:r>
      </w:del>
      <w:del w:id="42" w:author="Adam Porter" w:date="2015-02-25T09:41:00Z">
        <w:r w:rsidR="009C58D9" w:rsidDel="00736C4D">
          <w:delText>.</w:delText>
        </w:r>
        <w:r w:rsidR="00AF0705" w:rsidDel="00736C4D">
          <w:delText xml:space="preserve"> </w:delText>
        </w:r>
        <w:r w:rsidR="009C58D9" w:rsidDel="00736C4D">
          <w:delText>It</w:delText>
        </w:r>
        <w:r w:rsidR="00AF0705" w:rsidDel="00736C4D">
          <w:delText xml:space="preserve"> </w:delText>
        </w:r>
        <w:r w:rsidR="009C58D9" w:rsidDel="00736C4D">
          <w:delText xml:space="preserve">will </w:delText>
        </w:r>
        <w:r w:rsidR="00AF0705" w:rsidDel="00736C4D">
          <w:delText xml:space="preserve">include </w:delText>
        </w:r>
        <w:r w:rsidR="00AF0705" w:rsidRPr="00202514" w:rsidDel="00736C4D">
          <w:rPr>
            <w:i/>
          </w:rPr>
          <w:delText>IntentsLab</w:delText>
        </w:r>
        <w:r w:rsidR="00AF0705" w:rsidDel="00736C4D">
          <w:delText xml:space="preserve"> and </w:delText>
        </w:r>
        <w:r w:rsidR="00AF0705" w:rsidRPr="00202514" w:rsidDel="00736C4D">
          <w:rPr>
            <w:i/>
          </w:rPr>
          <w:delText>MyBrowser</w:delText>
        </w:r>
        <w:r w:rsidR="00AF0705" w:rsidDel="00736C4D">
          <w:delText xml:space="preserve"> as subdirectories. </w:delText>
        </w:r>
      </w:del>
      <w:del w:id="43" w:author="Adam Porter" w:date="2015-01-20T09:02:00Z">
        <w:r w:rsidR="00AF0705" w:rsidDel="00202514">
          <w:delText>Files submitted are contained in them accordingly.</w:delText>
        </w:r>
      </w:del>
    </w:p>
    <w:p w14:paraId="6877D641" w14:textId="77777777" w:rsidR="00736C4D" w:rsidRPr="00202514" w:rsidRDefault="00736C4D" w:rsidP="00202514">
      <w:pPr>
        <w:pStyle w:val="ListParagraph"/>
        <w:numPr>
          <w:ilvl w:val="0"/>
          <w:numId w:val="46"/>
        </w:numPr>
        <w:rPr>
          <w:ins w:id="44" w:author="Adam Porter" w:date="2015-02-25T09:41:00Z"/>
        </w:rPr>
      </w:pPr>
    </w:p>
    <w:p w14:paraId="7FD8F5CC" w14:textId="7AFB3338" w:rsidR="00B15B13" w:rsidRPr="00202514" w:rsidDel="00202514" w:rsidRDefault="00736C4D">
      <w:pPr>
        <w:pStyle w:val="ListParagraph"/>
        <w:numPr>
          <w:ilvl w:val="0"/>
          <w:numId w:val="46"/>
        </w:numPr>
        <w:tabs>
          <w:tab w:val="left" w:pos="838"/>
        </w:tabs>
        <w:spacing w:line="276" w:lineRule="exact"/>
        <w:rPr>
          <w:del w:id="45" w:author="Adam Porter" w:date="2015-01-20T09:02:00Z"/>
        </w:rPr>
        <w:pPrChange w:id="46" w:author="Adam Porter" w:date="2015-02-25T09:41:00Z">
          <w:pPr>
            <w:pStyle w:val="ListParagraph"/>
            <w:numPr>
              <w:numId w:val="46"/>
            </w:numPr>
            <w:ind w:hanging="360"/>
          </w:pPr>
        </w:pPrChange>
      </w:pPr>
      <w:ins w:id="47" w:author="Adam Porter" w:date="2015-02-25T09:41:00Z">
        <w:r>
          <w:t>Each</w:t>
        </w:r>
        <w:r w:rsidRPr="00736C4D">
          <w:rPr>
            <w:spacing w:val="-7"/>
          </w:rPr>
          <w:t xml:space="preserve"> </w:t>
        </w:r>
        <w:r>
          <w:t>new</w:t>
        </w:r>
        <w:r w:rsidRPr="00736C4D">
          <w:rPr>
            <w:spacing w:val="-6"/>
          </w:rPr>
          <w:t xml:space="preserve"> </w:t>
        </w:r>
        <w:r w:rsidRPr="00736C4D">
          <w:rPr>
            <w:spacing w:val="-1"/>
          </w:rPr>
          <w:t>submission</w:t>
        </w:r>
        <w:r w:rsidRPr="00736C4D">
          <w:rPr>
            <w:spacing w:val="-6"/>
          </w:rPr>
          <w:t xml:space="preserve"> </w:t>
        </w:r>
        <w:r w:rsidRPr="00736C4D">
          <w:rPr>
            <w:spacing w:val="-1"/>
          </w:rPr>
          <w:t>will</w:t>
        </w:r>
        <w:r w:rsidRPr="00736C4D">
          <w:rPr>
            <w:spacing w:val="-6"/>
          </w:rPr>
          <w:t xml:space="preserve"> </w:t>
        </w:r>
        <w:r>
          <w:t>overwrite</w:t>
        </w:r>
        <w:r w:rsidRPr="00736C4D">
          <w:rPr>
            <w:spacing w:val="-5"/>
          </w:rPr>
          <w:t xml:space="preserve"> </w:t>
        </w:r>
        <w:r>
          <w:t>any</w:t>
        </w:r>
        <w:r w:rsidRPr="00736C4D">
          <w:rPr>
            <w:spacing w:val="-7"/>
          </w:rPr>
          <w:t xml:space="preserve"> </w:t>
        </w:r>
        <w:r>
          <w:t>previous</w:t>
        </w:r>
        <w:r w:rsidRPr="00736C4D">
          <w:rPr>
            <w:spacing w:val="-6"/>
          </w:rPr>
          <w:t xml:space="preserve"> </w:t>
        </w:r>
        <w:r w:rsidRPr="00736C4D">
          <w:rPr>
            <w:spacing w:val="-1"/>
          </w:rPr>
          <w:t>submissions</w:t>
        </w:r>
      </w:ins>
      <w:ins w:id="48" w:author="Adam Porter" w:date="2015-01-20T09:05:00Z">
        <w:r w:rsidR="00202514">
          <w:t>.</w:t>
        </w:r>
      </w:ins>
      <w:del w:id="49" w:author="Adam Porter" w:date="2015-01-20T09:02:00Z">
        <w:r w:rsidR="002B7593" w:rsidDel="00202514">
          <w:delText xml:space="preserve">When </w:delText>
        </w:r>
        <w:r w:rsidR="00F75DE6" w:rsidRPr="00202514" w:rsidDel="00202514">
          <w:delText xml:space="preserve">decompressed, your submission should </w:delText>
        </w:r>
        <w:r w:rsidR="0064440D" w:rsidRPr="009722C7" w:rsidDel="00202514">
          <w:delText xml:space="preserve">contain one top-level </w:delText>
        </w:r>
        <w:r w:rsidR="00F75DE6" w:rsidRPr="00202514" w:rsidDel="00202514">
          <w:delText xml:space="preserve">directory named </w:delText>
        </w:r>
        <w:r w:rsidR="009C58D9" w:rsidDel="00202514">
          <w:delText xml:space="preserve">"IntentsLabSubmit" that contains one directory named </w:delText>
        </w:r>
        <w:r w:rsidR="00F75DE6" w:rsidRPr="00202514" w:rsidDel="00202514">
          <w:delText>“IntentsLab”</w:delText>
        </w:r>
        <w:r w:rsidR="0064440D" w:rsidRPr="009722C7" w:rsidDel="00202514">
          <w:delText xml:space="preserve"> </w:delText>
        </w:r>
        <w:r w:rsidR="00BF694B" w:rsidDel="00202514">
          <w:delText xml:space="preserve">and one directory named MyBrowser, each </w:delText>
        </w:r>
        <w:r w:rsidR="0064440D" w:rsidRPr="009722C7" w:rsidDel="00202514">
          <w:delText xml:space="preserve">containing </w:delText>
        </w:r>
        <w:r w:rsidR="00BF694B" w:rsidDel="00202514">
          <w:delText xml:space="preserve">that application's </w:delText>
        </w:r>
        <w:r w:rsidR="0064440D" w:rsidRPr="009722C7" w:rsidDel="00202514">
          <w:delText>files</w:delText>
        </w:r>
        <w:r w:rsidR="00F75DE6" w:rsidRPr="00202514" w:rsidDel="00202514">
          <w:delText>.</w:delText>
        </w:r>
      </w:del>
    </w:p>
    <w:p w14:paraId="3CE4283F" w14:textId="623A9F03" w:rsidR="00F75DE6" w:rsidRPr="009722C7" w:rsidDel="00202514" w:rsidRDefault="0064440D">
      <w:pPr>
        <w:pStyle w:val="ListParagraph"/>
        <w:rPr>
          <w:del w:id="50" w:author="Adam Porter" w:date="2015-01-20T09:02:00Z"/>
        </w:rPr>
        <w:pPrChange w:id="51" w:author="Adam Porter" w:date="2015-02-25T09:41:00Z">
          <w:pPr>
            <w:pStyle w:val="ListParagraph"/>
            <w:numPr>
              <w:numId w:val="46"/>
            </w:numPr>
            <w:ind w:hanging="360"/>
          </w:pPr>
        </w:pPrChange>
      </w:pPr>
      <w:del w:id="52" w:author="Adam Porter" w:date="2015-01-20T09:02:00Z">
        <w:r w:rsidRPr="009722C7" w:rsidDel="00202514">
          <w:delText xml:space="preserve">Each new submission </w:delText>
        </w:r>
        <w:r w:rsidR="002B7593" w:rsidDel="00202514">
          <w:delText xml:space="preserve">will </w:delText>
        </w:r>
        <w:r w:rsidRPr="009722C7" w:rsidDel="00202514">
          <w:delText>overwrite any previous submissions.</w:delText>
        </w:r>
      </w:del>
    </w:p>
    <w:p w14:paraId="101F9645" w14:textId="77777777" w:rsidR="009E10A1" w:rsidRPr="00200EC8" w:rsidRDefault="009E10A1">
      <w:pPr>
        <w:pStyle w:val="ListParagraph"/>
        <w:numPr>
          <w:ilvl w:val="0"/>
          <w:numId w:val="46"/>
        </w:numPr>
        <w:pPrChange w:id="53" w:author="Adam Porter" w:date="2015-02-25T09:41:00Z">
          <w:pPr/>
        </w:pPrChange>
      </w:pPr>
    </w:p>
    <w:sectPr w:rsidR="009E10A1" w:rsidRPr="00200EC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31EF7D" w14:textId="77777777" w:rsidR="00AF0705" w:rsidRDefault="00AF0705">
      <w:r>
        <w:separator/>
      </w:r>
    </w:p>
  </w:endnote>
  <w:endnote w:type="continuationSeparator" w:id="0">
    <w:p w14:paraId="5ED764A7" w14:textId="77777777" w:rsidR="00AF0705" w:rsidRDefault="00AF07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WenQuanYi Micro Hei">
    <w:charset w:val="00"/>
    <w:family w:val="modern"/>
    <w:pitch w:val="fixed"/>
  </w:font>
  <w:font w:name="Liberation Serif">
    <w:altName w:val="Times New Roman"/>
    <w:charset w:val="00"/>
    <w:family w:val="roman"/>
    <w:pitch w:val="variable"/>
  </w:font>
  <w:font w:name="Lohit Hindi">
    <w:altName w:val="Times New Roman"/>
    <w:charset w:val="00"/>
    <w:family w:val="auto"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Times New Roman"/>
    <w:charset w:val="00"/>
    <w:family w:val="roman"/>
    <w:pitch w:val="variable"/>
  </w:font>
  <w:font w:name="DejaVu Sans Mono">
    <w:altName w:val="ＭＳ ゴシック"/>
    <w:charset w:val="00"/>
    <w:family w:val="modern"/>
    <w:pitch w:val="fixed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onospace">
    <w:altName w:val="MS Mincho"/>
    <w:charset w:val="00"/>
    <w:family w:val="auto"/>
    <w:pitch w:val="fixed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825C93" w14:textId="77777777" w:rsidR="00AF0705" w:rsidRDefault="00AF070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120091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023632" w14:textId="77777777" w:rsidR="00AF0705" w:rsidRDefault="00AF070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7C62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57E5BE8E" w14:textId="77777777" w:rsidR="00AF0705" w:rsidRDefault="00AF0705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BDFF76" w14:textId="77777777" w:rsidR="00AF0705" w:rsidRDefault="00AF070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BCCC12" w14:textId="77777777" w:rsidR="00AF0705" w:rsidRDefault="00AF0705">
      <w:r>
        <w:rPr>
          <w:color w:val="000000"/>
        </w:rPr>
        <w:separator/>
      </w:r>
    </w:p>
  </w:footnote>
  <w:footnote w:type="continuationSeparator" w:id="0">
    <w:p w14:paraId="3CB7F60D" w14:textId="77777777" w:rsidR="00AF0705" w:rsidRDefault="00AF07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65EC7" w14:textId="77777777" w:rsidR="00AF0705" w:rsidRDefault="00AF070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6C65CC" w14:textId="77777777" w:rsidR="00AF0705" w:rsidRDefault="00AF0705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365991" w14:textId="77777777" w:rsidR="00AF0705" w:rsidRDefault="00AF070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13DF7"/>
    <w:multiLevelType w:val="multilevel"/>
    <w:tmpl w:val="EB6665EA"/>
    <w:styleLink w:val="WWNum8"/>
    <w:lvl w:ilvl="0"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1">
    <w:nsid w:val="09AE7E2B"/>
    <w:multiLevelType w:val="multilevel"/>
    <w:tmpl w:val="05B0B130"/>
    <w:styleLink w:val="WW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>
    <w:nsid w:val="0B642568"/>
    <w:multiLevelType w:val="hybridMultilevel"/>
    <w:tmpl w:val="5E8482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22D7854"/>
    <w:multiLevelType w:val="multilevel"/>
    <w:tmpl w:val="1F5A0EC8"/>
    <w:styleLink w:val="WWNum27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4855AC1"/>
    <w:multiLevelType w:val="hybridMultilevel"/>
    <w:tmpl w:val="C75E07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98418A2"/>
    <w:multiLevelType w:val="hybridMultilevel"/>
    <w:tmpl w:val="7DF82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437FD8"/>
    <w:multiLevelType w:val="multilevel"/>
    <w:tmpl w:val="A0686258"/>
    <w:styleLink w:val="WWNum19"/>
    <w:lvl w:ilvl="0">
      <w:start w:val="1"/>
      <w:numFmt w:val="lowerLetter"/>
      <w:lvlText w:val="%1."/>
      <w:lvlJc w:val="left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7">
    <w:nsid w:val="21CC3A42"/>
    <w:multiLevelType w:val="multilevel"/>
    <w:tmpl w:val="8774F9EE"/>
    <w:styleLink w:val="WWNum9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numFmt w:val="bullet"/>
      <w:lvlText w:val="–"/>
      <w:lvlJc w:val="left"/>
      <w:pPr>
        <w:ind w:left="1429" w:hanging="360"/>
      </w:pPr>
      <w:rPr>
        <w:rFonts w:eastAsia="OpenSymbol" w:cs="OpenSymbol"/>
      </w:rPr>
    </w:lvl>
    <w:lvl w:ilvl="2">
      <w:numFmt w:val="bullet"/>
      <w:lvlText w:val="–"/>
      <w:lvlJc w:val="left"/>
      <w:pPr>
        <w:ind w:left="1789" w:hanging="360"/>
      </w:pPr>
      <w:rPr>
        <w:rFonts w:eastAsia="OpenSymbol" w:cs="OpenSymbol"/>
      </w:rPr>
    </w:lvl>
    <w:lvl w:ilvl="3">
      <w:numFmt w:val="bullet"/>
      <w:lvlText w:val="–"/>
      <w:lvlJc w:val="left"/>
      <w:pPr>
        <w:ind w:left="2149" w:hanging="360"/>
      </w:pPr>
      <w:rPr>
        <w:rFonts w:eastAsia="OpenSymbol" w:cs="OpenSymbol"/>
      </w:rPr>
    </w:lvl>
    <w:lvl w:ilvl="4">
      <w:numFmt w:val="bullet"/>
      <w:lvlText w:val="–"/>
      <w:lvlJc w:val="left"/>
      <w:pPr>
        <w:ind w:left="2509" w:hanging="360"/>
      </w:pPr>
      <w:rPr>
        <w:rFonts w:eastAsia="OpenSymbol" w:cs="OpenSymbol"/>
      </w:rPr>
    </w:lvl>
    <w:lvl w:ilvl="5">
      <w:numFmt w:val="bullet"/>
      <w:lvlText w:val="–"/>
      <w:lvlJc w:val="left"/>
      <w:pPr>
        <w:ind w:left="2869" w:hanging="360"/>
      </w:pPr>
      <w:rPr>
        <w:rFonts w:eastAsia="OpenSymbol" w:cs="OpenSymbol"/>
      </w:rPr>
    </w:lvl>
    <w:lvl w:ilvl="6">
      <w:numFmt w:val="bullet"/>
      <w:lvlText w:val="–"/>
      <w:lvlJc w:val="left"/>
      <w:pPr>
        <w:ind w:left="3229" w:hanging="360"/>
      </w:pPr>
      <w:rPr>
        <w:rFonts w:eastAsia="OpenSymbol" w:cs="OpenSymbol"/>
      </w:rPr>
    </w:lvl>
    <w:lvl w:ilvl="7">
      <w:numFmt w:val="bullet"/>
      <w:lvlText w:val="–"/>
      <w:lvlJc w:val="left"/>
      <w:pPr>
        <w:ind w:left="3589" w:hanging="360"/>
      </w:pPr>
      <w:rPr>
        <w:rFonts w:eastAsia="OpenSymbol" w:cs="OpenSymbol"/>
      </w:rPr>
    </w:lvl>
    <w:lvl w:ilvl="8">
      <w:numFmt w:val="bullet"/>
      <w:lvlText w:val="–"/>
      <w:lvlJc w:val="left"/>
      <w:pPr>
        <w:ind w:left="3949" w:hanging="360"/>
      </w:pPr>
      <w:rPr>
        <w:rFonts w:eastAsia="OpenSymbol" w:cs="OpenSymbol"/>
      </w:rPr>
    </w:lvl>
  </w:abstractNum>
  <w:abstractNum w:abstractNumId="8">
    <w:nsid w:val="24410781"/>
    <w:multiLevelType w:val="multilevel"/>
    <w:tmpl w:val="219CABDE"/>
    <w:styleLink w:val="WWNum2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17555D"/>
    <w:multiLevelType w:val="multilevel"/>
    <w:tmpl w:val="26ECA702"/>
    <w:styleLink w:val="WWNum11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numFmt w:val="bullet"/>
      <w:lvlText w:val="–"/>
      <w:lvlJc w:val="left"/>
      <w:pPr>
        <w:ind w:left="1429" w:hanging="360"/>
      </w:pPr>
      <w:rPr>
        <w:rFonts w:eastAsia="OpenSymbol" w:cs="OpenSymbol"/>
      </w:rPr>
    </w:lvl>
    <w:lvl w:ilvl="2">
      <w:numFmt w:val="bullet"/>
      <w:lvlText w:val="–"/>
      <w:lvlJc w:val="left"/>
      <w:pPr>
        <w:ind w:left="1789" w:hanging="360"/>
      </w:pPr>
      <w:rPr>
        <w:rFonts w:eastAsia="OpenSymbol" w:cs="OpenSymbol"/>
      </w:rPr>
    </w:lvl>
    <w:lvl w:ilvl="3">
      <w:numFmt w:val="bullet"/>
      <w:lvlText w:val="–"/>
      <w:lvlJc w:val="left"/>
      <w:pPr>
        <w:ind w:left="2149" w:hanging="360"/>
      </w:pPr>
      <w:rPr>
        <w:rFonts w:eastAsia="OpenSymbol" w:cs="OpenSymbol"/>
      </w:rPr>
    </w:lvl>
    <w:lvl w:ilvl="4">
      <w:numFmt w:val="bullet"/>
      <w:lvlText w:val="–"/>
      <w:lvlJc w:val="left"/>
      <w:pPr>
        <w:ind w:left="2509" w:hanging="360"/>
      </w:pPr>
      <w:rPr>
        <w:rFonts w:eastAsia="OpenSymbol" w:cs="OpenSymbol"/>
      </w:rPr>
    </w:lvl>
    <w:lvl w:ilvl="5">
      <w:numFmt w:val="bullet"/>
      <w:lvlText w:val="–"/>
      <w:lvlJc w:val="left"/>
      <w:pPr>
        <w:ind w:left="2869" w:hanging="360"/>
      </w:pPr>
      <w:rPr>
        <w:rFonts w:eastAsia="OpenSymbol" w:cs="OpenSymbol"/>
      </w:rPr>
    </w:lvl>
    <w:lvl w:ilvl="6">
      <w:numFmt w:val="bullet"/>
      <w:lvlText w:val="–"/>
      <w:lvlJc w:val="left"/>
      <w:pPr>
        <w:ind w:left="3229" w:hanging="360"/>
      </w:pPr>
      <w:rPr>
        <w:rFonts w:eastAsia="OpenSymbol" w:cs="OpenSymbol"/>
      </w:rPr>
    </w:lvl>
    <w:lvl w:ilvl="7">
      <w:numFmt w:val="bullet"/>
      <w:lvlText w:val="–"/>
      <w:lvlJc w:val="left"/>
      <w:pPr>
        <w:ind w:left="3589" w:hanging="360"/>
      </w:pPr>
      <w:rPr>
        <w:rFonts w:eastAsia="OpenSymbol" w:cs="OpenSymbol"/>
      </w:rPr>
    </w:lvl>
    <w:lvl w:ilvl="8">
      <w:numFmt w:val="bullet"/>
      <w:lvlText w:val="–"/>
      <w:lvlJc w:val="left"/>
      <w:pPr>
        <w:ind w:left="3949" w:hanging="360"/>
      </w:pPr>
      <w:rPr>
        <w:rFonts w:eastAsia="OpenSymbol" w:cs="OpenSymbol"/>
      </w:rPr>
    </w:lvl>
  </w:abstractNum>
  <w:abstractNum w:abstractNumId="10">
    <w:nsid w:val="27E93DDB"/>
    <w:multiLevelType w:val="multilevel"/>
    <w:tmpl w:val="6EF2A690"/>
    <w:styleLink w:val="WWNum5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numFmt w:val="bullet"/>
      <w:lvlText w:val="–"/>
      <w:lvlJc w:val="left"/>
      <w:pPr>
        <w:ind w:left="1429" w:hanging="360"/>
      </w:pPr>
      <w:rPr>
        <w:rFonts w:eastAsia="OpenSymbol" w:cs="OpenSymbol"/>
      </w:rPr>
    </w:lvl>
    <w:lvl w:ilvl="2">
      <w:numFmt w:val="bullet"/>
      <w:lvlText w:val="–"/>
      <w:lvlJc w:val="left"/>
      <w:pPr>
        <w:ind w:left="1789" w:hanging="360"/>
      </w:pPr>
      <w:rPr>
        <w:rFonts w:eastAsia="OpenSymbol" w:cs="OpenSymbol"/>
      </w:rPr>
    </w:lvl>
    <w:lvl w:ilvl="3">
      <w:numFmt w:val="bullet"/>
      <w:lvlText w:val="–"/>
      <w:lvlJc w:val="left"/>
      <w:pPr>
        <w:ind w:left="2149" w:hanging="360"/>
      </w:pPr>
      <w:rPr>
        <w:rFonts w:eastAsia="OpenSymbol" w:cs="OpenSymbol"/>
      </w:rPr>
    </w:lvl>
    <w:lvl w:ilvl="4">
      <w:numFmt w:val="bullet"/>
      <w:lvlText w:val="–"/>
      <w:lvlJc w:val="left"/>
      <w:pPr>
        <w:ind w:left="2509" w:hanging="360"/>
      </w:pPr>
      <w:rPr>
        <w:rFonts w:eastAsia="OpenSymbol" w:cs="OpenSymbol"/>
      </w:rPr>
    </w:lvl>
    <w:lvl w:ilvl="5">
      <w:numFmt w:val="bullet"/>
      <w:lvlText w:val="–"/>
      <w:lvlJc w:val="left"/>
      <w:pPr>
        <w:ind w:left="2869" w:hanging="360"/>
      </w:pPr>
      <w:rPr>
        <w:rFonts w:eastAsia="OpenSymbol" w:cs="OpenSymbol"/>
      </w:rPr>
    </w:lvl>
    <w:lvl w:ilvl="6">
      <w:numFmt w:val="bullet"/>
      <w:lvlText w:val="–"/>
      <w:lvlJc w:val="left"/>
      <w:pPr>
        <w:ind w:left="3229" w:hanging="360"/>
      </w:pPr>
      <w:rPr>
        <w:rFonts w:eastAsia="OpenSymbol" w:cs="OpenSymbol"/>
      </w:rPr>
    </w:lvl>
    <w:lvl w:ilvl="7">
      <w:numFmt w:val="bullet"/>
      <w:lvlText w:val="–"/>
      <w:lvlJc w:val="left"/>
      <w:pPr>
        <w:ind w:left="3589" w:hanging="360"/>
      </w:pPr>
      <w:rPr>
        <w:rFonts w:eastAsia="OpenSymbol" w:cs="OpenSymbol"/>
      </w:rPr>
    </w:lvl>
    <w:lvl w:ilvl="8">
      <w:numFmt w:val="bullet"/>
      <w:lvlText w:val="–"/>
      <w:lvlJc w:val="left"/>
      <w:pPr>
        <w:ind w:left="3949" w:hanging="360"/>
      </w:pPr>
      <w:rPr>
        <w:rFonts w:eastAsia="OpenSymbol" w:cs="OpenSymbol"/>
      </w:rPr>
    </w:lvl>
  </w:abstractNum>
  <w:abstractNum w:abstractNumId="11">
    <w:nsid w:val="2BC26907"/>
    <w:multiLevelType w:val="multilevel"/>
    <w:tmpl w:val="DF8C972A"/>
    <w:styleLink w:val="WWNum2"/>
    <w:lvl w:ilvl="0"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12">
    <w:nsid w:val="2D181F55"/>
    <w:multiLevelType w:val="multilevel"/>
    <w:tmpl w:val="5C1293D0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>
    <w:nsid w:val="321041B0"/>
    <w:multiLevelType w:val="multilevel"/>
    <w:tmpl w:val="742A0C06"/>
    <w:styleLink w:val="WWNum20"/>
    <w:lvl w:ilvl="0">
      <w:start w:val="1"/>
      <w:numFmt w:val="lowerLetter"/>
      <w:lvlText w:val="%1."/>
      <w:lvlJc w:val="left"/>
      <w:pPr>
        <w:ind w:left="360" w:hanging="360"/>
      </w:pPr>
      <w:rPr>
        <w:color w:val="000000"/>
      </w:rPr>
    </w:lvl>
    <w:lvl w:ilvl="1">
      <w:numFmt w:val="bullet"/>
      <w:lvlText w:val="o"/>
      <w:lvlJc w:val="left"/>
      <w:pPr>
        <w:ind w:left="3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0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25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400" w:hanging="360"/>
      </w:pPr>
      <w:rPr>
        <w:rFonts w:ascii="Wingdings" w:hAnsi="Wingdings"/>
      </w:rPr>
    </w:lvl>
  </w:abstractNum>
  <w:abstractNum w:abstractNumId="14">
    <w:nsid w:val="383F187E"/>
    <w:multiLevelType w:val="multilevel"/>
    <w:tmpl w:val="B0C62FC4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066257"/>
    <w:multiLevelType w:val="multilevel"/>
    <w:tmpl w:val="F9A854E8"/>
    <w:styleLink w:val="WWNum1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FC1301"/>
    <w:multiLevelType w:val="multilevel"/>
    <w:tmpl w:val="74B495C6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>
    <w:nsid w:val="3FF3046F"/>
    <w:multiLevelType w:val="hybridMultilevel"/>
    <w:tmpl w:val="8AE04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F32559"/>
    <w:multiLevelType w:val="multilevel"/>
    <w:tmpl w:val="E2F2162A"/>
    <w:styleLink w:val="WWNum13"/>
    <w:lvl w:ilvl="0">
      <w:numFmt w:val="bullet"/>
      <w:lvlText w:val="–"/>
      <w:lvlJc w:val="left"/>
      <w:pPr>
        <w:ind w:left="720" w:hanging="360"/>
      </w:pPr>
      <w:rPr>
        <w:rFonts w:eastAsia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eastAsia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eastAsia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eastAsia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eastAsia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eastAsia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eastAsia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eastAsia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eastAsia="OpenSymbol" w:cs="OpenSymbol"/>
      </w:rPr>
    </w:lvl>
  </w:abstractNum>
  <w:abstractNum w:abstractNumId="19">
    <w:nsid w:val="452425E7"/>
    <w:multiLevelType w:val="multilevel"/>
    <w:tmpl w:val="6D26D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604396B"/>
    <w:multiLevelType w:val="multilevel"/>
    <w:tmpl w:val="D98A11F2"/>
    <w:styleLink w:val="WWNum14"/>
    <w:lvl w:ilvl="0">
      <w:numFmt w:val="bullet"/>
      <w:lvlText w:val="-"/>
      <w:lvlJc w:val="left"/>
      <w:pPr>
        <w:ind w:left="720" w:hanging="360"/>
      </w:pPr>
      <w:rPr>
        <w:rFonts w:eastAsia="WenQuanYi Micro Hei" w:cs="Times New Roman"/>
        <w:color w:val="00000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>
    <w:nsid w:val="478909A2"/>
    <w:multiLevelType w:val="hybridMultilevel"/>
    <w:tmpl w:val="8E7A6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8F4EE6"/>
    <w:multiLevelType w:val="hybridMultilevel"/>
    <w:tmpl w:val="059CA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96A1C8F"/>
    <w:multiLevelType w:val="hybridMultilevel"/>
    <w:tmpl w:val="C0A041E0"/>
    <w:lvl w:ilvl="0" w:tplc="D170688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C2343D"/>
    <w:multiLevelType w:val="multilevel"/>
    <w:tmpl w:val="B0869570"/>
    <w:styleLink w:val="WWNum1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>
    <w:nsid w:val="5425445C"/>
    <w:multiLevelType w:val="hybridMultilevel"/>
    <w:tmpl w:val="8EAE0C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6A70A82"/>
    <w:multiLevelType w:val="multilevel"/>
    <w:tmpl w:val="924E61C2"/>
    <w:styleLink w:val="WWNum2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56C47818"/>
    <w:multiLevelType w:val="multilevel"/>
    <w:tmpl w:val="F83CA1E8"/>
    <w:styleLink w:val="WW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1A5230"/>
    <w:multiLevelType w:val="multilevel"/>
    <w:tmpl w:val="993C3D48"/>
    <w:styleLink w:val="WWNum4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8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9" w:hanging="360"/>
      </w:pPr>
      <w:rPr>
        <w:rFonts w:ascii="Wingdings" w:hAnsi="Wingdings"/>
      </w:rPr>
    </w:lvl>
  </w:abstractNum>
  <w:abstractNum w:abstractNumId="29">
    <w:nsid w:val="577865CA"/>
    <w:multiLevelType w:val="hybridMultilevel"/>
    <w:tmpl w:val="AC943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C64362"/>
    <w:multiLevelType w:val="multilevel"/>
    <w:tmpl w:val="7904F78C"/>
    <w:styleLink w:val="WWNum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F11867"/>
    <w:multiLevelType w:val="hybridMultilevel"/>
    <w:tmpl w:val="BFF0DC44"/>
    <w:lvl w:ilvl="0" w:tplc="DDD0F21A">
      <w:start w:val="1"/>
      <w:numFmt w:val="decimal"/>
      <w:lvlText w:val="%1."/>
      <w:lvlJc w:val="left"/>
      <w:pPr>
        <w:ind w:left="83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8B801186">
      <w:start w:val="1"/>
      <w:numFmt w:val="bullet"/>
      <w:lvlText w:val="•"/>
      <w:lvlJc w:val="left"/>
      <w:pPr>
        <w:ind w:left="1774" w:hanging="360"/>
      </w:pPr>
      <w:rPr>
        <w:rFonts w:hint="default"/>
      </w:rPr>
    </w:lvl>
    <w:lvl w:ilvl="2" w:tplc="AABEE940">
      <w:start w:val="1"/>
      <w:numFmt w:val="bullet"/>
      <w:lvlText w:val="•"/>
      <w:lvlJc w:val="left"/>
      <w:pPr>
        <w:ind w:left="2710" w:hanging="360"/>
      </w:pPr>
      <w:rPr>
        <w:rFonts w:hint="default"/>
      </w:rPr>
    </w:lvl>
    <w:lvl w:ilvl="3" w:tplc="DB4CA34C">
      <w:start w:val="1"/>
      <w:numFmt w:val="bullet"/>
      <w:lvlText w:val="•"/>
      <w:lvlJc w:val="left"/>
      <w:pPr>
        <w:ind w:left="3646" w:hanging="360"/>
      </w:pPr>
      <w:rPr>
        <w:rFonts w:hint="default"/>
      </w:rPr>
    </w:lvl>
    <w:lvl w:ilvl="4" w:tplc="3ECEC4AA">
      <w:start w:val="1"/>
      <w:numFmt w:val="bullet"/>
      <w:lvlText w:val="•"/>
      <w:lvlJc w:val="left"/>
      <w:pPr>
        <w:ind w:left="4582" w:hanging="360"/>
      </w:pPr>
      <w:rPr>
        <w:rFonts w:hint="default"/>
      </w:rPr>
    </w:lvl>
    <w:lvl w:ilvl="5" w:tplc="52F4C644">
      <w:start w:val="1"/>
      <w:numFmt w:val="bullet"/>
      <w:lvlText w:val="•"/>
      <w:lvlJc w:val="left"/>
      <w:pPr>
        <w:ind w:left="5518" w:hanging="360"/>
      </w:pPr>
      <w:rPr>
        <w:rFonts w:hint="default"/>
      </w:rPr>
    </w:lvl>
    <w:lvl w:ilvl="6" w:tplc="A1EEA720">
      <w:start w:val="1"/>
      <w:numFmt w:val="bullet"/>
      <w:lvlText w:val="•"/>
      <w:lvlJc w:val="left"/>
      <w:pPr>
        <w:ind w:left="6455" w:hanging="360"/>
      </w:pPr>
      <w:rPr>
        <w:rFonts w:hint="default"/>
      </w:rPr>
    </w:lvl>
    <w:lvl w:ilvl="7" w:tplc="F43C570A">
      <w:start w:val="1"/>
      <w:numFmt w:val="bullet"/>
      <w:lvlText w:val="•"/>
      <w:lvlJc w:val="left"/>
      <w:pPr>
        <w:ind w:left="7391" w:hanging="360"/>
      </w:pPr>
      <w:rPr>
        <w:rFonts w:hint="default"/>
      </w:rPr>
    </w:lvl>
    <w:lvl w:ilvl="8" w:tplc="749AD450">
      <w:start w:val="1"/>
      <w:numFmt w:val="bullet"/>
      <w:lvlText w:val="•"/>
      <w:lvlJc w:val="left"/>
      <w:pPr>
        <w:ind w:left="8327" w:hanging="360"/>
      </w:pPr>
      <w:rPr>
        <w:rFonts w:hint="default"/>
      </w:rPr>
    </w:lvl>
  </w:abstractNum>
  <w:abstractNum w:abstractNumId="32">
    <w:nsid w:val="60B55556"/>
    <w:multiLevelType w:val="multilevel"/>
    <w:tmpl w:val="1CF2E37C"/>
    <w:styleLink w:val="WWNum3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numFmt w:val="bullet"/>
      <w:lvlText w:val="–"/>
      <w:lvlJc w:val="left"/>
      <w:pPr>
        <w:ind w:left="1429" w:hanging="360"/>
      </w:pPr>
      <w:rPr>
        <w:rFonts w:eastAsia="OpenSymbol" w:cs="OpenSymbol"/>
      </w:rPr>
    </w:lvl>
    <w:lvl w:ilvl="2">
      <w:numFmt w:val="bullet"/>
      <w:lvlText w:val="–"/>
      <w:lvlJc w:val="left"/>
      <w:pPr>
        <w:ind w:left="1789" w:hanging="360"/>
      </w:pPr>
      <w:rPr>
        <w:rFonts w:eastAsia="OpenSymbol" w:cs="OpenSymbol"/>
      </w:rPr>
    </w:lvl>
    <w:lvl w:ilvl="3">
      <w:numFmt w:val="bullet"/>
      <w:lvlText w:val="–"/>
      <w:lvlJc w:val="left"/>
      <w:pPr>
        <w:ind w:left="2149" w:hanging="360"/>
      </w:pPr>
      <w:rPr>
        <w:rFonts w:eastAsia="OpenSymbol" w:cs="OpenSymbol"/>
      </w:rPr>
    </w:lvl>
    <w:lvl w:ilvl="4">
      <w:numFmt w:val="bullet"/>
      <w:lvlText w:val="–"/>
      <w:lvlJc w:val="left"/>
      <w:pPr>
        <w:ind w:left="2509" w:hanging="360"/>
      </w:pPr>
      <w:rPr>
        <w:rFonts w:eastAsia="OpenSymbol" w:cs="OpenSymbol"/>
      </w:rPr>
    </w:lvl>
    <w:lvl w:ilvl="5">
      <w:numFmt w:val="bullet"/>
      <w:lvlText w:val="–"/>
      <w:lvlJc w:val="left"/>
      <w:pPr>
        <w:ind w:left="2869" w:hanging="360"/>
      </w:pPr>
      <w:rPr>
        <w:rFonts w:eastAsia="OpenSymbol" w:cs="OpenSymbol"/>
      </w:rPr>
    </w:lvl>
    <w:lvl w:ilvl="6">
      <w:numFmt w:val="bullet"/>
      <w:lvlText w:val="–"/>
      <w:lvlJc w:val="left"/>
      <w:pPr>
        <w:ind w:left="3229" w:hanging="360"/>
      </w:pPr>
      <w:rPr>
        <w:rFonts w:eastAsia="OpenSymbol" w:cs="OpenSymbol"/>
      </w:rPr>
    </w:lvl>
    <w:lvl w:ilvl="7">
      <w:numFmt w:val="bullet"/>
      <w:lvlText w:val="–"/>
      <w:lvlJc w:val="left"/>
      <w:pPr>
        <w:ind w:left="3589" w:hanging="360"/>
      </w:pPr>
      <w:rPr>
        <w:rFonts w:eastAsia="OpenSymbol" w:cs="OpenSymbol"/>
      </w:rPr>
    </w:lvl>
    <w:lvl w:ilvl="8">
      <w:numFmt w:val="bullet"/>
      <w:lvlText w:val="–"/>
      <w:lvlJc w:val="left"/>
      <w:pPr>
        <w:ind w:left="3949" w:hanging="360"/>
      </w:pPr>
      <w:rPr>
        <w:rFonts w:eastAsia="OpenSymbol" w:cs="OpenSymbol"/>
      </w:rPr>
    </w:lvl>
  </w:abstractNum>
  <w:abstractNum w:abstractNumId="33">
    <w:nsid w:val="642E7647"/>
    <w:multiLevelType w:val="multilevel"/>
    <w:tmpl w:val="A716A0B8"/>
    <w:styleLink w:val="WWNum2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>
    <w:nsid w:val="6CBC3825"/>
    <w:multiLevelType w:val="multilevel"/>
    <w:tmpl w:val="4C364BC6"/>
    <w:styleLink w:val="WWNum10"/>
    <w:lvl w:ilvl="0">
      <w:numFmt w:val="bullet"/>
      <w:lvlText w:val=""/>
      <w:lvlJc w:val="left"/>
      <w:pPr>
        <w:ind w:left="106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8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9" w:hanging="360"/>
      </w:pPr>
      <w:rPr>
        <w:rFonts w:ascii="Wingdings" w:hAnsi="Wingdings"/>
      </w:rPr>
    </w:lvl>
  </w:abstractNum>
  <w:abstractNum w:abstractNumId="35">
    <w:nsid w:val="6E807242"/>
    <w:multiLevelType w:val="multilevel"/>
    <w:tmpl w:val="DC74DE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6EBC67A6"/>
    <w:multiLevelType w:val="multilevel"/>
    <w:tmpl w:val="490A6BB4"/>
    <w:styleLink w:val="WWNum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8C73237"/>
    <w:multiLevelType w:val="multilevel"/>
    <w:tmpl w:val="F83CA1E8"/>
    <w:numStyleLink w:val="WWNum15"/>
  </w:abstractNum>
  <w:abstractNum w:abstractNumId="38">
    <w:nsid w:val="7B9842CD"/>
    <w:multiLevelType w:val="multilevel"/>
    <w:tmpl w:val="DCAAE9D4"/>
    <w:styleLink w:val="WWNum2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>
    <w:nsid w:val="7F037210"/>
    <w:multiLevelType w:val="multilevel"/>
    <w:tmpl w:val="5A54ABBA"/>
    <w:styleLink w:val="WWNum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1"/>
  </w:num>
  <w:num w:numId="3">
    <w:abstractNumId w:val="32"/>
  </w:num>
  <w:num w:numId="4">
    <w:abstractNumId w:val="28"/>
  </w:num>
  <w:num w:numId="5">
    <w:abstractNumId w:val="10"/>
  </w:num>
  <w:num w:numId="6">
    <w:abstractNumId w:val="12"/>
  </w:num>
  <w:num w:numId="7">
    <w:abstractNumId w:val="1"/>
  </w:num>
  <w:num w:numId="8">
    <w:abstractNumId w:val="0"/>
  </w:num>
  <w:num w:numId="9">
    <w:abstractNumId w:val="7"/>
  </w:num>
  <w:num w:numId="10">
    <w:abstractNumId w:val="34"/>
  </w:num>
  <w:num w:numId="11">
    <w:abstractNumId w:val="9"/>
  </w:num>
  <w:num w:numId="12">
    <w:abstractNumId w:val="24"/>
  </w:num>
  <w:num w:numId="13">
    <w:abstractNumId w:val="18"/>
  </w:num>
  <w:num w:numId="14">
    <w:abstractNumId w:val="20"/>
  </w:num>
  <w:num w:numId="15">
    <w:abstractNumId w:val="27"/>
  </w:num>
  <w:num w:numId="16">
    <w:abstractNumId w:val="30"/>
  </w:num>
  <w:num w:numId="17">
    <w:abstractNumId w:val="15"/>
  </w:num>
  <w:num w:numId="18">
    <w:abstractNumId w:val="36"/>
  </w:num>
  <w:num w:numId="19">
    <w:abstractNumId w:val="6"/>
  </w:num>
  <w:num w:numId="20">
    <w:abstractNumId w:val="13"/>
  </w:num>
  <w:num w:numId="21">
    <w:abstractNumId w:val="26"/>
    <w:lvlOverride w:ilvl="1">
      <w:lvl w:ilvl="1">
        <w:start w:val="1"/>
        <w:numFmt w:val="lowerLetter"/>
        <w:lvlText w:val="%2)"/>
        <w:lvlJc w:val="left"/>
        <w:pPr>
          <w:ind w:left="720" w:hanging="360"/>
        </w:pPr>
        <w:rPr>
          <w:sz w:val="24"/>
          <w:szCs w:val="24"/>
        </w:rPr>
      </w:lvl>
    </w:lvlOverride>
  </w:num>
  <w:num w:numId="22">
    <w:abstractNumId w:val="8"/>
  </w:num>
  <w:num w:numId="23">
    <w:abstractNumId w:val="38"/>
  </w:num>
  <w:num w:numId="24">
    <w:abstractNumId w:val="39"/>
  </w:num>
  <w:num w:numId="25">
    <w:abstractNumId w:val="14"/>
  </w:num>
  <w:num w:numId="26">
    <w:abstractNumId w:val="33"/>
  </w:num>
  <w:num w:numId="27">
    <w:abstractNumId w:val="3"/>
  </w:num>
  <w:num w:numId="28">
    <w:abstractNumId w:val="27"/>
    <w:lvlOverride w:ilvl="0">
      <w:startOverride w:val="1"/>
    </w:lvlOverride>
  </w:num>
  <w:num w:numId="29">
    <w:abstractNumId w:val="13"/>
    <w:lvlOverride w:ilvl="0">
      <w:startOverride w:val="1"/>
    </w:lvlOverride>
  </w:num>
  <w:num w:numId="30">
    <w:abstractNumId w:val="26"/>
    <w:lvlOverride w:ilvl="0">
      <w:startOverride w:val="1"/>
    </w:lvlOverride>
  </w:num>
  <w:num w:numId="31">
    <w:abstractNumId w:val="3"/>
    <w:lvlOverride w:ilvl="0">
      <w:startOverride w:val="1"/>
    </w:lvlOverride>
  </w:num>
  <w:num w:numId="32">
    <w:abstractNumId w:val="38"/>
    <w:lvlOverride w:ilvl="0">
      <w:startOverride w:val="1"/>
    </w:lvlOverride>
  </w:num>
  <w:num w:numId="33">
    <w:abstractNumId w:val="26"/>
  </w:num>
  <w:num w:numId="34">
    <w:abstractNumId w:val="4"/>
  </w:num>
  <w:num w:numId="35">
    <w:abstractNumId w:val="38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b w:val="0"/>
        </w:rPr>
      </w:lvl>
    </w:lvlOverride>
  </w:num>
  <w:num w:numId="36">
    <w:abstractNumId w:val="2"/>
  </w:num>
  <w:num w:numId="37">
    <w:abstractNumId w:val="22"/>
  </w:num>
  <w:num w:numId="38">
    <w:abstractNumId w:val="17"/>
  </w:num>
  <w:num w:numId="39">
    <w:abstractNumId w:val="37"/>
  </w:num>
  <w:num w:numId="40">
    <w:abstractNumId w:val="35"/>
  </w:num>
  <w:num w:numId="41">
    <w:abstractNumId w:val="25"/>
  </w:num>
  <w:num w:numId="42">
    <w:abstractNumId w:val="19"/>
  </w:num>
  <w:num w:numId="43">
    <w:abstractNumId w:val="29"/>
  </w:num>
  <w:num w:numId="44">
    <w:abstractNumId w:val="5"/>
  </w:num>
  <w:num w:numId="45">
    <w:abstractNumId w:val="23"/>
  </w:num>
  <w:num w:numId="46">
    <w:abstractNumId w:val="21"/>
  </w:num>
  <w:num w:numId="47">
    <w:abstractNumId w:val="3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Teng Long">
    <w15:presenceInfo w15:providerId="Windows Live" w15:userId="c82bb868f39c241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revisionView w:markup="0"/>
  <w:trackRevisions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A2AFB"/>
    <w:rsid w:val="000228B7"/>
    <w:rsid w:val="0004729E"/>
    <w:rsid w:val="0009205E"/>
    <w:rsid w:val="000B289D"/>
    <w:rsid w:val="0010219E"/>
    <w:rsid w:val="00183FFF"/>
    <w:rsid w:val="001E08C7"/>
    <w:rsid w:val="00200EC8"/>
    <w:rsid w:val="00201E7F"/>
    <w:rsid w:val="00202514"/>
    <w:rsid w:val="002B39BB"/>
    <w:rsid w:val="002B7593"/>
    <w:rsid w:val="002C337D"/>
    <w:rsid w:val="002F37ED"/>
    <w:rsid w:val="003354F9"/>
    <w:rsid w:val="003457DA"/>
    <w:rsid w:val="00351373"/>
    <w:rsid w:val="00366543"/>
    <w:rsid w:val="003810F3"/>
    <w:rsid w:val="0038219D"/>
    <w:rsid w:val="00383420"/>
    <w:rsid w:val="003A1050"/>
    <w:rsid w:val="003F7EEF"/>
    <w:rsid w:val="00401CF0"/>
    <w:rsid w:val="00417A84"/>
    <w:rsid w:val="00424F0D"/>
    <w:rsid w:val="00465359"/>
    <w:rsid w:val="00477F7D"/>
    <w:rsid w:val="00490D40"/>
    <w:rsid w:val="004E3C8F"/>
    <w:rsid w:val="00533EFF"/>
    <w:rsid w:val="005518AF"/>
    <w:rsid w:val="0056669D"/>
    <w:rsid w:val="00580E7B"/>
    <w:rsid w:val="00594CB4"/>
    <w:rsid w:val="005C13BD"/>
    <w:rsid w:val="005D1971"/>
    <w:rsid w:val="00632FA0"/>
    <w:rsid w:val="0064440D"/>
    <w:rsid w:val="006444C2"/>
    <w:rsid w:val="00663373"/>
    <w:rsid w:val="006854F2"/>
    <w:rsid w:val="00714423"/>
    <w:rsid w:val="00734826"/>
    <w:rsid w:val="00736C4D"/>
    <w:rsid w:val="00763896"/>
    <w:rsid w:val="007A2777"/>
    <w:rsid w:val="007B35F9"/>
    <w:rsid w:val="007C52F4"/>
    <w:rsid w:val="00873A2E"/>
    <w:rsid w:val="00876018"/>
    <w:rsid w:val="008978AC"/>
    <w:rsid w:val="008A2E4B"/>
    <w:rsid w:val="008A4C22"/>
    <w:rsid w:val="008A72C3"/>
    <w:rsid w:val="008B1F61"/>
    <w:rsid w:val="008C7B2E"/>
    <w:rsid w:val="008E2856"/>
    <w:rsid w:val="008F388D"/>
    <w:rsid w:val="00935863"/>
    <w:rsid w:val="00957E6D"/>
    <w:rsid w:val="0096692A"/>
    <w:rsid w:val="009722C7"/>
    <w:rsid w:val="009938AB"/>
    <w:rsid w:val="009B237A"/>
    <w:rsid w:val="009C58D9"/>
    <w:rsid w:val="009E10A1"/>
    <w:rsid w:val="009F5357"/>
    <w:rsid w:val="009F7269"/>
    <w:rsid w:val="00A40113"/>
    <w:rsid w:val="00A47E26"/>
    <w:rsid w:val="00A651F6"/>
    <w:rsid w:val="00A8595F"/>
    <w:rsid w:val="00A92425"/>
    <w:rsid w:val="00AB1669"/>
    <w:rsid w:val="00AC3EC0"/>
    <w:rsid w:val="00AF0705"/>
    <w:rsid w:val="00AF66FC"/>
    <w:rsid w:val="00B146F6"/>
    <w:rsid w:val="00B15B13"/>
    <w:rsid w:val="00B31B0F"/>
    <w:rsid w:val="00B61F67"/>
    <w:rsid w:val="00BF694B"/>
    <w:rsid w:val="00C20D55"/>
    <w:rsid w:val="00C61402"/>
    <w:rsid w:val="00CB7580"/>
    <w:rsid w:val="00D23426"/>
    <w:rsid w:val="00D471F6"/>
    <w:rsid w:val="00D977AE"/>
    <w:rsid w:val="00DA2AFB"/>
    <w:rsid w:val="00DC15B5"/>
    <w:rsid w:val="00E471AA"/>
    <w:rsid w:val="00F07CA4"/>
    <w:rsid w:val="00F75DE6"/>
    <w:rsid w:val="00F94EF7"/>
    <w:rsid w:val="00F97C62"/>
    <w:rsid w:val="00FA08AA"/>
    <w:rsid w:val="00FA2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95860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WenQuanYi Micro Hei" w:hAnsi="Liberation Serif" w:cs="Lohit Hindi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05E"/>
    <w:pPr>
      <w:keepNext/>
      <w:keepLines/>
      <w:widowControl/>
      <w:suppressAutoHyphens w:val="0"/>
      <w:autoSpaceDN/>
      <w:spacing w:before="480" w:line="259" w:lineRule="auto"/>
      <w:textAlignment w:val="auto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kern w:val="0"/>
      <w:sz w:val="32"/>
      <w:szCs w:val="32"/>
      <w:lang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205E"/>
    <w:pPr>
      <w:keepNext/>
      <w:keepLines/>
      <w:widowControl/>
      <w:suppressAutoHyphens w:val="0"/>
      <w:autoSpaceDN/>
      <w:spacing w:before="200" w:line="259" w:lineRule="auto"/>
      <w:textAlignment w:val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337D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Objectwitharrow">
    <w:name w:val="Object with arrow"/>
    <w:basedOn w:val="Standard"/>
  </w:style>
  <w:style w:type="paragraph" w:customStyle="1" w:styleId="Objectwithshadow">
    <w:name w:val="Object with shadow"/>
    <w:basedOn w:val="Standard"/>
  </w:style>
  <w:style w:type="paragraph" w:customStyle="1" w:styleId="Objectwithoutfill">
    <w:name w:val="Object without fill"/>
    <w:basedOn w:val="Standard"/>
  </w:style>
  <w:style w:type="paragraph" w:customStyle="1" w:styleId="Text">
    <w:name w:val="Text"/>
    <w:basedOn w:val="Caption"/>
  </w:style>
  <w:style w:type="paragraph" w:customStyle="1" w:styleId="Textbodyjustified">
    <w:name w:val="Text body justified"/>
    <w:basedOn w:val="Standard"/>
  </w:style>
  <w:style w:type="paragraph" w:customStyle="1" w:styleId="Firstlineindent">
    <w:name w:val="First line indent"/>
    <w:basedOn w:val="Textbody"/>
    <w:pPr>
      <w:spacing w:after="0"/>
      <w:ind w:firstLine="283"/>
    </w:pPr>
  </w:style>
  <w:style w:type="paragraph" w:customStyle="1" w:styleId="Title1">
    <w:name w:val="Title1"/>
    <w:basedOn w:val="Standard"/>
    <w:pPr>
      <w:jc w:val="center"/>
    </w:pPr>
  </w:style>
  <w:style w:type="paragraph" w:customStyle="1" w:styleId="Title2">
    <w:name w:val="Title2"/>
    <w:basedOn w:val="Standard"/>
    <w:pPr>
      <w:spacing w:before="57" w:after="57"/>
      <w:ind w:right="113"/>
      <w:jc w:val="center"/>
    </w:pPr>
  </w:style>
  <w:style w:type="paragraph" w:customStyle="1" w:styleId="WW-Heading">
    <w:name w:val="WW-Heading"/>
    <w:basedOn w:val="Standard"/>
    <w:pPr>
      <w:spacing w:before="238" w:after="119"/>
    </w:pPr>
  </w:style>
  <w:style w:type="paragraph" w:customStyle="1" w:styleId="DimensionLine">
    <w:name w:val="Dimension Line"/>
    <w:basedOn w:val="Standard"/>
  </w:style>
  <w:style w:type="paragraph" w:customStyle="1" w:styleId="TitleSlideLTGliederung1">
    <w:name w:val="Title Slide~LT~Gliederung 1"/>
    <w:pPr>
      <w:widowControl/>
      <w:spacing w:after="283" w:line="200" w:lineRule="atLeast"/>
    </w:pPr>
    <w:rPr>
      <w:rFonts w:ascii="Lohit Hindi" w:eastAsia="Lohit Hindi" w:hAnsi="Lohit Hindi"/>
      <w:color w:val="000000"/>
      <w:sz w:val="56"/>
      <w:szCs w:val="56"/>
    </w:rPr>
  </w:style>
  <w:style w:type="paragraph" w:customStyle="1" w:styleId="TitleSlideLTGliederung2">
    <w:name w:val="Title Slide~LT~Gliederung 2"/>
    <w:basedOn w:val="TitleSlideLTGliederung1"/>
    <w:pPr>
      <w:spacing w:after="227"/>
    </w:pPr>
    <w:rPr>
      <w:color w:val="53548A"/>
      <w:sz w:val="48"/>
      <w:szCs w:val="48"/>
    </w:rPr>
  </w:style>
  <w:style w:type="paragraph" w:customStyle="1" w:styleId="TitleSlideLTGliederung3">
    <w:name w:val="Title Slide~LT~Gliederung 3"/>
    <w:basedOn w:val="TitleSlideLTGliederung2"/>
    <w:pPr>
      <w:spacing w:after="170"/>
    </w:pPr>
    <w:rPr>
      <w:sz w:val="44"/>
      <w:szCs w:val="44"/>
    </w:rPr>
  </w:style>
  <w:style w:type="paragraph" w:customStyle="1" w:styleId="TitleSlideLTGliederung4">
    <w:name w:val="Title Slide~LT~Gliederung 4"/>
    <w:basedOn w:val="TitleSlideLTGliederung3"/>
    <w:pPr>
      <w:spacing w:after="113"/>
    </w:pPr>
    <w:rPr>
      <w:color w:val="A04DA3"/>
      <w:sz w:val="40"/>
      <w:szCs w:val="40"/>
    </w:rPr>
  </w:style>
  <w:style w:type="paragraph" w:customStyle="1" w:styleId="TitleSlideLTGliederung5">
    <w:name w:val="Title Slide~LT~Gliederung 5"/>
    <w:basedOn w:val="TitleSlideLTGliederung4"/>
    <w:pPr>
      <w:spacing w:after="57"/>
    </w:pPr>
  </w:style>
  <w:style w:type="paragraph" w:customStyle="1" w:styleId="TitleSlideLTGliederung6">
    <w:name w:val="Title Slide~LT~Gliederung 6"/>
    <w:basedOn w:val="TitleSlideLTGliederung5"/>
  </w:style>
  <w:style w:type="paragraph" w:customStyle="1" w:styleId="TitleSlideLTGliederung7">
    <w:name w:val="Title Slide~LT~Gliederung 7"/>
    <w:basedOn w:val="TitleSlideLTGliederung6"/>
  </w:style>
  <w:style w:type="paragraph" w:customStyle="1" w:styleId="TitleSlideLTGliederung8">
    <w:name w:val="Title Slide~LT~Gliederung 8"/>
    <w:basedOn w:val="TitleSlideLTGliederung7"/>
  </w:style>
  <w:style w:type="paragraph" w:customStyle="1" w:styleId="TitleSlideLTGliederung9">
    <w:name w:val="Title Slide~LT~Gliederung 9"/>
    <w:basedOn w:val="TitleSlideLTGliederung8"/>
  </w:style>
  <w:style w:type="paragraph" w:customStyle="1" w:styleId="TitleSlideLTTitel">
    <w:name w:val="Title Slide~LT~Titel"/>
    <w:pPr>
      <w:widowControl/>
      <w:spacing w:line="200" w:lineRule="atLeast"/>
    </w:pPr>
    <w:rPr>
      <w:rFonts w:ascii="Lohit Hindi" w:eastAsia="Lohit Hindi" w:hAnsi="Lohit Hindi"/>
      <w:color w:val="000000"/>
      <w:sz w:val="36"/>
      <w:szCs w:val="36"/>
    </w:rPr>
  </w:style>
  <w:style w:type="paragraph" w:customStyle="1" w:styleId="TitleSlideLTUntertitel">
    <w:name w:val="Title Slide~LT~Untertitel"/>
    <w:pPr>
      <w:widowControl/>
      <w:jc w:val="center"/>
    </w:pPr>
    <w:rPr>
      <w:rFonts w:ascii="Lohit Hindi" w:eastAsia="Lohit Hindi" w:hAnsi="Lohit Hindi"/>
      <w:sz w:val="64"/>
      <w:szCs w:val="64"/>
    </w:rPr>
  </w:style>
  <w:style w:type="paragraph" w:customStyle="1" w:styleId="TitleSlideLTNotizen">
    <w:name w:val="Title Slide~LT~Notizen"/>
    <w:pPr>
      <w:widowControl/>
      <w:ind w:left="340" w:hanging="340"/>
    </w:pPr>
    <w:rPr>
      <w:rFonts w:ascii="Lohit Hindi" w:eastAsia="Lohit Hindi" w:hAnsi="Lohit Hindi"/>
      <w:sz w:val="40"/>
      <w:szCs w:val="40"/>
    </w:rPr>
  </w:style>
  <w:style w:type="paragraph" w:customStyle="1" w:styleId="TitleSlideLTHintergrundobjekte">
    <w:name w:val="Title Slide~LT~Hintergrundobjekte"/>
    <w:pPr>
      <w:widowControl/>
    </w:pPr>
  </w:style>
  <w:style w:type="paragraph" w:customStyle="1" w:styleId="TitleSlideLTHintergrund">
    <w:name w:val="Title Slide~LT~Hintergrund"/>
    <w:pPr>
      <w:widowControl/>
    </w:pPr>
  </w:style>
  <w:style w:type="paragraph" w:customStyle="1" w:styleId="default">
    <w:name w:val="default"/>
    <w:pPr>
      <w:widowControl/>
      <w:spacing w:line="200" w:lineRule="atLeast"/>
    </w:pPr>
    <w:rPr>
      <w:rFonts w:ascii="Lohit Hindi" w:eastAsia="Lohit Hindi" w:hAnsi="Lohit Hindi"/>
      <w:sz w:val="36"/>
      <w:szCs w:val="36"/>
    </w:rPr>
  </w:style>
  <w:style w:type="paragraph" w:customStyle="1" w:styleId="gray1">
    <w:name w:val="gray1"/>
    <w:basedOn w:val="default"/>
  </w:style>
  <w:style w:type="paragraph" w:customStyle="1" w:styleId="gray2">
    <w:name w:val="gray2"/>
    <w:basedOn w:val="default"/>
  </w:style>
  <w:style w:type="paragraph" w:customStyle="1" w:styleId="gray3">
    <w:name w:val="gray3"/>
    <w:basedOn w:val="default"/>
  </w:style>
  <w:style w:type="paragraph" w:customStyle="1" w:styleId="bw1">
    <w:name w:val="bw1"/>
    <w:basedOn w:val="default"/>
  </w:style>
  <w:style w:type="paragraph" w:customStyle="1" w:styleId="bw2">
    <w:name w:val="bw2"/>
    <w:basedOn w:val="default"/>
  </w:style>
  <w:style w:type="paragraph" w:customStyle="1" w:styleId="bw3">
    <w:name w:val="bw3"/>
    <w:basedOn w:val="default"/>
  </w:style>
  <w:style w:type="paragraph" w:customStyle="1" w:styleId="orange1">
    <w:name w:val="orange1"/>
    <w:basedOn w:val="default"/>
  </w:style>
  <w:style w:type="paragraph" w:customStyle="1" w:styleId="orange2">
    <w:name w:val="orange2"/>
    <w:basedOn w:val="default"/>
  </w:style>
  <w:style w:type="paragraph" w:customStyle="1" w:styleId="orange3">
    <w:name w:val="orange3"/>
    <w:basedOn w:val="default"/>
  </w:style>
  <w:style w:type="paragraph" w:customStyle="1" w:styleId="turquise1">
    <w:name w:val="turquise1"/>
    <w:basedOn w:val="default"/>
  </w:style>
  <w:style w:type="paragraph" w:customStyle="1" w:styleId="turquise2">
    <w:name w:val="turquise2"/>
    <w:basedOn w:val="default"/>
  </w:style>
  <w:style w:type="paragraph" w:customStyle="1" w:styleId="turquise3">
    <w:name w:val="turquise3"/>
    <w:basedOn w:val="default"/>
  </w:style>
  <w:style w:type="paragraph" w:customStyle="1" w:styleId="blue1">
    <w:name w:val="blue1"/>
    <w:basedOn w:val="default"/>
  </w:style>
  <w:style w:type="paragraph" w:customStyle="1" w:styleId="blue2">
    <w:name w:val="blue2"/>
    <w:basedOn w:val="default"/>
  </w:style>
  <w:style w:type="paragraph" w:customStyle="1" w:styleId="blue3">
    <w:name w:val="blue3"/>
    <w:basedOn w:val="default"/>
  </w:style>
  <w:style w:type="paragraph" w:customStyle="1" w:styleId="sun1">
    <w:name w:val="sun1"/>
    <w:basedOn w:val="default"/>
  </w:style>
  <w:style w:type="paragraph" w:customStyle="1" w:styleId="sun2">
    <w:name w:val="sun2"/>
    <w:basedOn w:val="default"/>
  </w:style>
  <w:style w:type="paragraph" w:customStyle="1" w:styleId="sun3">
    <w:name w:val="sun3"/>
    <w:basedOn w:val="default"/>
  </w:style>
  <w:style w:type="paragraph" w:customStyle="1" w:styleId="earth1">
    <w:name w:val="earth1"/>
    <w:basedOn w:val="default"/>
  </w:style>
  <w:style w:type="paragraph" w:customStyle="1" w:styleId="earth2">
    <w:name w:val="earth2"/>
    <w:basedOn w:val="default"/>
  </w:style>
  <w:style w:type="paragraph" w:customStyle="1" w:styleId="earth3">
    <w:name w:val="earth3"/>
    <w:basedOn w:val="default"/>
  </w:style>
  <w:style w:type="paragraph" w:customStyle="1" w:styleId="green1">
    <w:name w:val="green1"/>
    <w:basedOn w:val="default"/>
  </w:style>
  <w:style w:type="paragraph" w:customStyle="1" w:styleId="green2">
    <w:name w:val="green2"/>
    <w:basedOn w:val="default"/>
  </w:style>
  <w:style w:type="paragraph" w:customStyle="1" w:styleId="green3">
    <w:name w:val="green3"/>
    <w:basedOn w:val="default"/>
  </w:style>
  <w:style w:type="paragraph" w:customStyle="1" w:styleId="seetang1">
    <w:name w:val="seetang1"/>
    <w:basedOn w:val="default"/>
  </w:style>
  <w:style w:type="paragraph" w:customStyle="1" w:styleId="seetang2">
    <w:name w:val="seetang2"/>
    <w:basedOn w:val="default"/>
  </w:style>
  <w:style w:type="paragraph" w:customStyle="1" w:styleId="seetang3">
    <w:name w:val="seetang3"/>
    <w:basedOn w:val="default"/>
  </w:style>
  <w:style w:type="paragraph" w:customStyle="1" w:styleId="lightblue1">
    <w:name w:val="lightblue1"/>
    <w:basedOn w:val="default"/>
  </w:style>
  <w:style w:type="paragraph" w:customStyle="1" w:styleId="lightblue2">
    <w:name w:val="lightblue2"/>
    <w:basedOn w:val="default"/>
  </w:style>
  <w:style w:type="paragraph" w:customStyle="1" w:styleId="lightblue3">
    <w:name w:val="lightblue3"/>
    <w:basedOn w:val="default"/>
  </w:style>
  <w:style w:type="paragraph" w:customStyle="1" w:styleId="yellow1">
    <w:name w:val="yellow1"/>
    <w:basedOn w:val="default"/>
  </w:style>
  <w:style w:type="paragraph" w:customStyle="1" w:styleId="yellow2">
    <w:name w:val="yellow2"/>
    <w:basedOn w:val="default"/>
  </w:style>
  <w:style w:type="paragraph" w:customStyle="1" w:styleId="yellow3">
    <w:name w:val="yellow3"/>
    <w:basedOn w:val="default"/>
  </w:style>
  <w:style w:type="paragraph" w:styleId="Title">
    <w:name w:val="Title"/>
    <w:basedOn w:val="Normal"/>
    <w:next w:val="Normal"/>
    <w:link w:val="TitleChar"/>
    <w:uiPriority w:val="10"/>
    <w:qFormat/>
    <w:rsid w:val="0009205E"/>
    <w:pPr>
      <w:widowControl/>
      <w:pBdr>
        <w:bottom w:val="single" w:sz="8" w:space="4" w:color="5B9BD5" w:themeColor="accent1"/>
      </w:pBdr>
      <w:suppressAutoHyphens w:val="0"/>
      <w:autoSpaceDN/>
      <w:spacing w:after="300"/>
      <w:contextualSpacing/>
      <w:textAlignment w:val="auto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05E"/>
    <w:pPr>
      <w:widowControl/>
      <w:numPr>
        <w:ilvl w:val="1"/>
      </w:numPr>
      <w:suppressAutoHyphens w:val="0"/>
      <w:autoSpaceDN/>
      <w:spacing w:after="160" w:line="259" w:lineRule="auto"/>
      <w:textAlignment w:val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kern w:val="0"/>
      <w:lang w:eastAsia="en-US" w:bidi="ar-SA"/>
    </w:rPr>
  </w:style>
  <w:style w:type="paragraph" w:customStyle="1" w:styleId="Backgroundobjects">
    <w:name w:val="Background objects"/>
    <w:pPr>
      <w:widowControl/>
    </w:pPr>
  </w:style>
  <w:style w:type="paragraph" w:customStyle="1" w:styleId="Background">
    <w:name w:val="Background"/>
    <w:pPr>
      <w:widowControl/>
    </w:pPr>
  </w:style>
  <w:style w:type="paragraph" w:customStyle="1" w:styleId="Notes">
    <w:name w:val="Notes"/>
    <w:pPr>
      <w:widowControl/>
      <w:ind w:left="340" w:hanging="340"/>
    </w:pPr>
    <w:rPr>
      <w:rFonts w:ascii="Lohit Hindi" w:eastAsia="Lohit Hindi" w:hAnsi="Lohit Hindi"/>
      <w:sz w:val="40"/>
      <w:szCs w:val="40"/>
    </w:rPr>
  </w:style>
  <w:style w:type="paragraph" w:customStyle="1" w:styleId="Outline1">
    <w:name w:val="Outline 1"/>
    <w:pPr>
      <w:widowControl/>
      <w:spacing w:after="283" w:line="200" w:lineRule="atLeast"/>
    </w:pPr>
    <w:rPr>
      <w:rFonts w:ascii="Lohit Hindi" w:eastAsia="Lohit Hindi" w:hAnsi="Lohit Hindi"/>
      <w:color w:val="000000"/>
      <w:sz w:val="56"/>
      <w:szCs w:val="56"/>
    </w:rPr>
  </w:style>
  <w:style w:type="paragraph" w:customStyle="1" w:styleId="Outline2">
    <w:name w:val="Outline 2"/>
    <w:basedOn w:val="Outline1"/>
    <w:pPr>
      <w:spacing w:after="227"/>
    </w:pPr>
    <w:rPr>
      <w:color w:val="53548A"/>
      <w:sz w:val="48"/>
      <w:szCs w:val="48"/>
    </w:rPr>
  </w:style>
  <w:style w:type="paragraph" w:customStyle="1" w:styleId="Outline3">
    <w:name w:val="Outline 3"/>
    <w:basedOn w:val="Outline2"/>
    <w:pPr>
      <w:spacing w:after="170"/>
    </w:pPr>
    <w:rPr>
      <w:sz w:val="44"/>
      <w:szCs w:val="44"/>
    </w:rPr>
  </w:style>
  <w:style w:type="paragraph" w:customStyle="1" w:styleId="Outline4">
    <w:name w:val="Outline 4"/>
    <w:basedOn w:val="Outline3"/>
    <w:pPr>
      <w:spacing w:after="113"/>
    </w:pPr>
    <w:rPr>
      <w:color w:val="A04DA3"/>
      <w:sz w:val="40"/>
      <w:szCs w:val="40"/>
    </w:rPr>
  </w:style>
  <w:style w:type="paragraph" w:customStyle="1" w:styleId="Outline5">
    <w:name w:val="Outline 5"/>
    <w:basedOn w:val="Outline4"/>
    <w:pPr>
      <w:spacing w:after="57"/>
    </w:pPr>
  </w:style>
  <w:style w:type="paragraph" w:customStyle="1" w:styleId="Outline6">
    <w:name w:val="Outline 6"/>
    <w:basedOn w:val="Outline5"/>
  </w:style>
  <w:style w:type="paragraph" w:customStyle="1" w:styleId="Outline7">
    <w:name w:val="Outline 7"/>
    <w:basedOn w:val="Outline6"/>
  </w:style>
  <w:style w:type="paragraph" w:customStyle="1" w:styleId="Outline8">
    <w:name w:val="Outline 8"/>
    <w:basedOn w:val="Outline7"/>
  </w:style>
  <w:style w:type="paragraph" w:customStyle="1" w:styleId="Outline9">
    <w:name w:val="Outline 9"/>
    <w:basedOn w:val="Outline8"/>
  </w:style>
  <w:style w:type="paragraph" w:customStyle="1" w:styleId="TitleandContentLTGliederung1">
    <w:name w:val="Title and Content~LT~Gliederung 1"/>
    <w:pPr>
      <w:widowControl/>
      <w:spacing w:after="283" w:line="200" w:lineRule="atLeast"/>
    </w:pPr>
    <w:rPr>
      <w:rFonts w:ascii="Lohit Hindi" w:eastAsia="Lohit Hindi" w:hAnsi="Lohit Hindi"/>
      <w:color w:val="000000"/>
      <w:sz w:val="56"/>
      <w:szCs w:val="56"/>
    </w:rPr>
  </w:style>
  <w:style w:type="paragraph" w:customStyle="1" w:styleId="TitleandContentLTGliederung2">
    <w:name w:val="Title and Content~LT~Gliederung 2"/>
    <w:basedOn w:val="TitleandContentLTGliederung1"/>
    <w:pPr>
      <w:spacing w:after="227"/>
    </w:pPr>
    <w:rPr>
      <w:color w:val="53548A"/>
      <w:sz w:val="48"/>
      <w:szCs w:val="48"/>
    </w:rPr>
  </w:style>
  <w:style w:type="paragraph" w:customStyle="1" w:styleId="TitleandContentLTGliederung3">
    <w:name w:val="Title and Content~LT~Gliederung 3"/>
    <w:basedOn w:val="TitleandContentLTGliederung2"/>
    <w:pPr>
      <w:spacing w:after="170"/>
    </w:pPr>
    <w:rPr>
      <w:sz w:val="44"/>
      <w:szCs w:val="44"/>
    </w:rPr>
  </w:style>
  <w:style w:type="paragraph" w:customStyle="1" w:styleId="TitleandContentLTGliederung4">
    <w:name w:val="Title and Content~LT~Gliederung 4"/>
    <w:basedOn w:val="TitleandContentLTGliederung3"/>
    <w:pPr>
      <w:spacing w:after="113"/>
    </w:pPr>
    <w:rPr>
      <w:color w:val="A04DA3"/>
      <w:sz w:val="40"/>
      <w:szCs w:val="40"/>
    </w:rPr>
  </w:style>
  <w:style w:type="paragraph" w:customStyle="1" w:styleId="TitleandContentLTGliederung5">
    <w:name w:val="Title and Content~LT~Gliederung 5"/>
    <w:basedOn w:val="TitleandContentLTGliederung4"/>
    <w:pPr>
      <w:spacing w:after="57"/>
    </w:pPr>
  </w:style>
  <w:style w:type="paragraph" w:customStyle="1" w:styleId="TitleandContentLTGliederung6">
    <w:name w:val="Title and Content~LT~Gliederung 6"/>
    <w:basedOn w:val="TitleandContentLTGliederung5"/>
  </w:style>
  <w:style w:type="paragraph" w:customStyle="1" w:styleId="TitleandContentLTGliederung7">
    <w:name w:val="Title and Content~LT~Gliederung 7"/>
    <w:basedOn w:val="TitleandContentLTGliederung6"/>
  </w:style>
  <w:style w:type="paragraph" w:customStyle="1" w:styleId="TitleandContentLTGliederung8">
    <w:name w:val="Title and Content~LT~Gliederung 8"/>
    <w:basedOn w:val="TitleandContentLTGliederung7"/>
  </w:style>
  <w:style w:type="paragraph" w:customStyle="1" w:styleId="TitleandContentLTGliederung9">
    <w:name w:val="Title and Content~LT~Gliederung 9"/>
    <w:basedOn w:val="TitleandContentLTGliederung8"/>
  </w:style>
  <w:style w:type="paragraph" w:customStyle="1" w:styleId="TitleandContentLTTitel">
    <w:name w:val="Title and Content~LT~Titel"/>
    <w:pPr>
      <w:widowControl/>
      <w:spacing w:line="200" w:lineRule="atLeast"/>
    </w:pPr>
    <w:rPr>
      <w:rFonts w:ascii="Lohit Hindi" w:eastAsia="Lohit Hindi" w:hAnsi="Lohit Hindi"/>
      <w:color w:val="000000"/>
      <w:sz w:val="36"/>
      <w:szCs w:val="36"/>
    </w:rPr>
  </w:style>
  <w:style w:type="paragraph" w:customStyle="1" w:styleId="TitleandContentLTUntertitel">
    <w:name w:val="Title and Content~LT~Untertitel"/>
    <w:pPr>
      <w:widowControl/>
      <w:jc w:val="center"/>
    </w:pPr>
    <w:rPr>
      <w:rFonts w:ascii="Lohit Hindi" w:eastAsia="Lohit Hindi" w:hAnsi="Lohit Hindi"/>
      <w:sz w:val="64"/>
      <w:szCs w:val="64"/>
    </w:rPr>
  </w:style>
  <w:style w:type="paragraph" w:customStyle="1" w:styleId="TitleandContentLTNotizen">
    <w:name w:val="Title and Content~LT~Notizen"/>
    <w:pPr>
      <w:widowControl/>
      <w:ind w:left="340" w:hanging="340"/>
    </w:pPr>
    <w:rPr>
      <w:rFonts w:ascii="Lohit Hindi" w:eastAsia="Lohit Hindi" w:hAnsi="Lohit Hindi"/>
      <w:sz w:val="40"/>
      <w:szCs w:val="40"/>
    </w:rPr>
  </w:style>
  <w:style w:type="paragraph" w:customStyle="1" w:styleId="TitleandContentLTHintergrundobjekte">
    <w:name w:val="Title and Content~LT~Hintergrundobjekte"/>
    <w:pPr>
      <w:widowControl/>
    </w:pPr>
  </w:style>
  <w:style w:type="paragraph" w:customStyle="1" w:styleId="TitleandContentLTHintergrund">
    <w:name w:val="Title and Content~LT~Hintergrund"/>
    <w:pPr>
      <w:widowControl/>
    </w:pPr>
  </w:style>
  <w:style w:type="paragraph" w:customStyle="1" w:styleId="TwoContentLTGliederung1">
    <w:name w:val="Two Content~LT~Gliederung 1"/>
    <w:pPr>
      <w:widowControl/>
      <w:spacing w:after="283" w:line="200" w:lineRule="atLeast"/>
    </w:pPr>
    <w:rPr>
      <w:rFonts w:ascii="Lohit Hindi" w:eastAsia="Lohit Hindi" w:hAnsi="Lohit Hindi"/>
      <w:color w:val="000000"/>
      <w:sz w:val="56"/>
      <w:szCs w:val="56"/>
    </w:rPr>
  </w:style>
  <w:style w:type="paragraph" w:customStyle="1" w:styleId="TwoContentLTGliederung2">
    <w:name w:val="Two Content~LT~Gliederung 2"/>
    <w:basedOn w:val="TwoContentLTGliederung1"/>
    <w:pPr>
      <w:spacing w:after="227"/>
    </w:pPr>
    <w:rPr>
      <w:color w:val="53548A"/>
      <w:sz w:val="48"/>
      <w:szCs w:val="48"/>
    </w:rPr>
  </w:style>
  <w:style w:type="paragraph" w:customStyle="1" w:styleId="TwoContentLTGliederung3">
    <w:name w:val="Two Content~LT~Gliederung 3"/>
    <w:basedOn w:val="TwoContentLTGliederung2"/>
    <w:pPr>
      <w:spacing w:after="170"/>
    </w:pPr>
    <w:rPr>
      <w:sz w:val="44"/>
      <w:szCs w:val="44"/>
    </w:rPr>
  </w:style>
  <w:style w:type="paragraph" w:customStyle="1" w:styleId="TwoContentLTGliederung4">
    <w:name w:val="Two Content~LT~Gliederung 4"/>
    <w:basedOn w:val="TwoContentLTGliederung3"/>
    <w:pPr>
      <w:spacing w:after="113"/>
    </w:pPr>
    <w:rPr>
      <w:color w:val="A04DA3"/>
      <w:sz w:val="40"/>
      <w:szCs w:val="40"/>
    </w:rPr>
  </w:style>
  <w:style w:type="paragraph" w:customStyle="1" w:styleId="TwoContentLTGliederung5">
    <w:name w:val="Two Content~LT~Gliederung 5"/>
    <w:basedOn w:val="TwoContentLTGliederung4"/>
    <w:pPr>
      <w:spacing w:after="57"/>
    </w:pPr>
  </w:style>
  <w:style w:type="paragraph" w:customStyle="1" w:styleId="TwoContentLTGliederung6">
    <w:name w:val="Two Content~LT~Gliederung 6"/>
    <w:basedOn w:val="TwoContentLTGliederung5"/>
  </w:style>
  <w:style w:type="paragraph" w:customStyle="1" w:styleId="TwoContentLTGliederung7">
    <w:name w:val="Two Content~LT~Gliederung 7"/>
    <w:basedOn w:val="TwoContentLTGliederung6"/>
  </w:style>
  <w:style w:type="paragraph" w:customStyle="1" w:styleId="TwoContentLTGliederung8">
    <w:name w:val="Two Content~LT~Gliederung 8"/>
    <w:basedOn w:val="TwoContentLTGliederung7"/>
  </w:style>
  <w:style w:type="paragraph" w:customStyle="1" w:styleId="TwoContentLTGliederung9">
    <w:name w:val="Two Content~LT~Gliederung 9"/>
    <w:basedOn w:val="TwoContentLTGliederung8"/>
  </w:style>
  <w:style w:type="paragraph" w:customStyle="1" w:styleId="TwoContentLTTitel">
    <w:name w:val="Two Content~LT~Titel"/>
    <w:pPr>
      <w:widowControl/>
      <w:spacing w:line="200" w:lineRule="atLeast"/>
    </w:pPr>
    <w:rPr>
      <w:rFonts w:ascii="Lohit Hindi" w:eastAsia="Lohit Hindi" w:hAnsi="Lohit Hindi"/>
      <w:color w:val="000000"/>
      <w:sz w:val="36"/>
      <w:szCs w:val="36"/>
    </w:rPr>
  </w:style>
  <w:style w:type="paragraph" w:customStyle="1" w:styleId="TwoContentLTUntertitel">
    <w:name w:val="Two Content~LT~Untertitel"/>
    <w:pPr>
      <w:widowControl/>
      <w:jc w:val="center"/>
    </w:pPr>
    <w:rPr>
      <w:rFonts w:ascii="Lohit Hindi" w:eastAsia="Lohit Hindi" w:hAnsi="Lohit Hindi"/>
      <w:sz w:val="64"/>
      <w:szCs w:val="64"/>
    </w:rPr>
  </w:style>
  <w:style w:type="paragraph" w:customStyle="1" w:styleId="TwoContentLTNotizen">
    <w:name w:val="Two Content~LT~Notizen"/>
    <w:pPr>
      <w:widowControl/>
      <w:ind w:left="340" w:hanging="340"/>
    </w:pPr>
    <w:rPr>
      <w:rFonts w:ascii="Lohit Hindi" w:eastAsia="Lohit Hindi" w:hAnsi="Lohit Hindi"/>
      <w:sz w:val="40"/>
      <w:szCs w:val="40"/>
    </w:rPr>
  </w:style>
  <w:style w:type="paragraph" w:customStyle="1" w:styleId="TwoContentLTHintergrundobjekte">
    <w:name w:val="Two Content~LT~Hintergrundobjekte"/>
    <w:pPr>
      <w:widowControl/>
    </w:pPr>
  </w:style>
  <w:style w:type="paragraph" w:customStyle="1" w:styleId="TwoContentLTHintergrund">
    <w:name w:val="Two Content~LT~Hintergrund"/>
    <w:pPr>
      <w:widowControl/>
    </w:pPr>
  </w:style>
  <w:style w:type="paragraph" w:customStyle="1" w:styleId="WW-Heading1">
    <w:name w:val="WW-Heading1"/>
    <w:basedOn w:val="Standard"/>
    <w:pPr>
      <w:spacing w:before="238" w:after="119"/>
    </w:pPr>
  </w:style>
  <w:style w:type="paragraph" w:customStyle="1" w:styleId="WW-Heading12">
    <w:name w:val="WW-Heading12"/>
    <w:basedOn w:val="Standard"/>
    <w:pPr>
      <w:spacing w:before="238" w:after="119"/>
    </w:pPr>
  </w:style>
  <w:style w:type="paragraph" w:customStyle="1" w:styleId="WW-Heading123">
    <w:name w:val="WW-Heading123"/>
    <w:basedOn w:val="Standard"/>
    <w:pPr>
      <w:spacing w:before="238" w:after="119"/>
    </w:pPr>
  </w:style>
  <w:style w:type="paragraph" w:customStyle="1" w:styleId="WW-Heading1234">
    <w:name w:val="WW-Heading1234"/>
    <w:basedOn w:val="Standard"/>
    <w:pPr>
      <w:spacing w:before="238" w:after="119"/>
    </w:pPr>
  </w:style>
  <w:style w:type="paragraph" w:customStyle="1" w:styleId="WW-Heading12345">
    <w:name w:val="WW-Heading12345"/>
    <w:basedOn w:val="Standard"/>
    <w:pPr>
      <w:spacing w:before="238" w:after="119"/>
    </w:pPr>
  </w:style>
  <w:style w:type="paragraph" w:customStyle="1" w:styleId="PreformattedText">
    <w:name w:val="Preformatted Text"/>
    <w:basedOn w:val="Standard"/>
    <w:rPr>
      <w:rFonts w:ascii="DejaVu Sans Mono" w:hAnsi="DejaVu Sans Mono"/>
      <w:sz w:val="20"/>
      <w:szCs w:val="20"/>
    </w:rPr>
  </w:style>
  <w:style w:type="paragraph" w:customStyle="1" w:styleId="WW-Heading123456">
    <w:name w:val="WW-Heading123456"/>
    <w:basedOn w:val="Standard"/>
    <w:pPr>
      <w:spacing w:before="238" w:after="119"/>
    </w:pPr>
  </w:style>
  <w:style w:type="paragraph" w:customStyle="1" w:styleId="WW-Heading1234567">
    <w:name w:val="WW-Heading1234567"/>
    <w:basedOn w:val="Standard"/>
    <w:pPr>
      <w:spacing w:before="238" w:after="119"/>
    </w:pPr>
  </w:style>
  <w:style w:type="paragraph" w:customStyle="1" w:styleId="WW-Heading12345678">
    <w:name w:val="WW-Heading12345678"/>
    <w:basedOn w:val="Standard"/>
    <w:pPr>
      <w:spacing w:before="238" w:after="119"/>
    </w:pPr>
  </w:style>
  <w:style w:type="paragraph" w:customStyle="1" w:styleId="WW-Heading123456789">
    <w:name w:val="WW-Heading123456789"/>
    <w:basedOn w:val="Standard"/>
    <w:pPr>
      <w:spacing w:before="238" w:after="119"/>
    </w:pPr>
  </w:style>
  <w:style w:type="paragraph" w:styleId="BalloonText">
    <w:name w:val="Balloon Text"/>
    <w:basedOn w:val="Standar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Standard"/>
    <w:pPr>
      <w:ind w:left="720"/>
    </w:pPr>
  </w:style>
  <w:style w:type="paragraph" w:styleId="CommentText">
    <w:name w:val="annotation text"/>
    <w:basedOn w:val="Standard"/>
  </w:style>
  <w:style w:type="paragraph" w:styleId="CommentSubject">
    <w:name w:val="annotation subject"/>
    <w:basedOn w:val="CommentText"/>
    <w:rPr>
      <w:b/>
      <w:bCs/>
      <w:sz w:val="20"/>
      <w:szCs w:val="20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ourceText">
    <w:name w:val="Source Text"/>
    <w:rPr>
      <w:rFonts w:ascii="DejaVu Sans Mono" w:eastAsia="WenQuanYi Micro Hei" w:hAnsi="DejaVu Sans Mono" w:cs="Lohit Hindi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9205E"/>
    <w:rPr>
      <w:rFonts w:asciiTheme="majorHAnsi" w:eastAsiaTheme="majorEastAsia" w:hAnsiTheme="majorHAnsi" w:cstheme="majorBidi"/>
      <w:b/>
      <w:bCs/>
      <w:color w:val="2C6EAB" w:themeColor="accent1" w:themeShade="B5"/>
      <w:kern w:val="0"/>
      <w:sz w:val="32"/>
      <w:szCs w:val="32"/>
      <w:lang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09205E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 w:bidi="ar-SA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eastAsia="OpenSymbol" w:cs="OpenSymbol"/>
    </w:rPr>
  </w:style>
  <w:style w:type="character" w:styleId="BookTitle">
    <w:name w:val="Book Title"/>
    <w:basedOn w:val="DefaultParagraphFont"/>
    <w:rPr>
      <w:b/>
      <w:bCs/>
      <w:smallCaps/>
      <w:spacing w:val="5"/>
    </w:rPr>
  </w:style>
  <w:style w:type="character" w:customStyle="1" w:styleId="BalloonTextChar">
    <w:name w:val="Balloon Text Char"/>
    <w:basedOn w:val="DefaultParagraphFont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rPr>
      <w:sz w:val="18"/>
      <w:szCs w:val="18"/>
    </w:rPr>
  </w:style>
  <w:style w:type="character" w:customStyle="1" w:styleId="CommentTextChar">
    <w:name w:val="Comment Text Char"/>
    <w:basedOn w:val="DefaultParagraphFont"/>
  </w:style>
  <w:style w:type="character" w:customStyle="1" w:styleId="CommentSubjectChar">
    <w:name w:val="Comment Subject Char"/>
    <w:basedOn w:val="CommentTextChar"/>
    <w:rPr>
      <w:b/>
      <w:bCs/>
      <w:sz w:val="20"/>
      <w:szCs w:val="20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eastAsia="OpenSymbol" w:cs="OpenSymbol"/>
    </w:rPr>
  </w:style>
  <w:style w:type="character" w:customStyle="1" w:styleId="ListLabel5">
    <w:name w:val="ListLabel 5"/>
    <w:rPr>
      <w:rFonts w:eastAsia="WenQuanYi Micro Hei" w:cs="Times New Roman"/>
      <w:color w:val="000000"/>
    </w:rPr>
  </w:style>
  <w:style w:type="character" w:customStyle="1" w:styleId="ListLabel6">
    <w:name w:val="ListLabel 6"/>
    <w:rPr>
      <w:color w:val="000000"/>
    </w:rPr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numbering" w:customStyle="1" w:styleId="WWNum3">
    <w:name w:val="WWNum3"/>
    <w:basedOn w:val="NoList"/>
    <w:pPr>
      <w:numPr>
        <w:numId w:val="3"/>
      </w:numPr>
    </w:pPr>
  </w:style>
  <w:style w:type="numbering" w:customStyle="1" w:styleId="WWNum4">
    <w:name w:val="WWNum4"/>
    <w:basedOn w:val="NoList"/>
    <w:pPr>
      <w:numPr>
        <w:numId w:val="4"/>
      </w:numPr>
    </w:pPr>
  </w:style>
  <w:style w:type="numbering" w:customStyle="1" w:styleId="WWNum5">
    <w:name w:val="WWNum5"/>
    <w:basedOn w:val="NoList"/>
    <w:pPr>
      <w:numPr>
        <w:numId w:val="5"/>
      </w:numPr>
    </w:pPr>
  </w:style>
  <w:style w:type="numbering" w:customStyle="1" w:styleId="WWNum6">
    <w:name w:val="WWNum6"/>
    <w:basedOn w:val="NoList"/>
    <w:pPr>
      <w:numPr>
        <w:numId w:val="6"/>
      </w:numPr>
    </w:pPr>
  </w:style>
  <w:style w:type="numbering" w:customStyle="1" w:styleId="WWNum7">
    <w:name w:val="WWNum7"/>
    <w:basedOn w:val="NoList"/>
    <w:pPr>
      <w:numPr>
        <w:numId w:val="7"/>
      </w:numPr>
    </w:pPr>
  </w:style>
  <w:style w:type="numbering" w:customStyle="1" w:styleId="WWNum8">
    <w:name w:val="WWNum8"/>
    <w:basedOn w:val="NoList"/>
    <w:pPr>
      <w:numPr>
        <w:numId w:val="8"/>
      </w:numPr>
    </w:pPr>
  </w:style>
  <w:style w:type="numbering" w:customStyle="1" w:styleId="WWNum9">
    <w:name w:val="WWNum9"/>
    <w:basedOn w:val="NoList"/>
    <w:pPr>
      <w:numPr>
        <w:numId w:val="9"/>
      </w:numPr>
    </w:pPr>
  </w:style>
  <w:style w:type="numbering" w:customStyle="1" w:styleId="WWNum10">
    <w:name w:val="WWNum10"/>
    <w:basedOn w:val="NoList"/>
    <w:pPr>
      <w:numPr>
        <w:numId w:val="10"/>
      </w:numPr>
    </w:pPr>
  </w:style>
  <w:style w:type="numbering" w:customStyle="1" w:styleId="WWNum11">
    <w:name w:val="WWNum11"/>
    <w:basedOn w:val="NoList"/>
    <w:pPr>
      <w:numPr>
        <w:numId w:val="11"/>
      </w:numPr>
    </w:pPr>
  </w:style>
  <w:style w:type="numbering" w:customStyle="1" w:styleId="WWNum12">
    <w:name w:val="WWNum12"/>
    <w:basedOn w:val="NoList"/>
    <w:pPr>
      <w:numPr>
        <w:numId w:val="12"/>
      </w:numPr>
    </w:pPr>
  </w:style>
  <w:style w:type="numbering" w:customStyle="1" w:styleId="WWNum13">
    <w:name w:val="WWNum13"/>
    <w:basedOn w:val="NoList"/>
    <w:pPr>
      <w:numPr>
        <w:numId w:val="13"/>
      </w:numPr>
    </w:pPr>
  </w:style>
  <w:style w:type="numbering" w:customStyle="1" w:styleId="WWNum14">
    <w:name w:val="WWNum14"/>
    <w:basedOn w:val="NoList"/>
    <w:pPr>
      <w:numPr>
        <w:numId w:val="14"/>
      </w:numPr>
    </w:pPr>
  </w:style>
  <w:style w:type="numbering" w:customStyle="1" w:styleId="WWNum15">
    <w:name w:val="WWNum15"/>
    <w:basedOn w:val="NoList"/>
    <w:pPr>
      <w:numPr>
        <w:numId w:val="15"/>
      </w:numPr>
    </w:pPr>
  </w:style>
  <w:style w:type="numbering" w:customStyle="1" w:styleId="WWNum16">
    <w:name w:val="WWNum16"/>
    <w:basedOn w:val="NoList"/>
    <w:pPr>
      <w:numPr>
        <w:numId w:val="16"/>
      </w:numPr>
    </w:pPr>
  </w:style>
  <w:style w:type="numbering" w:customStyle="1" w:styleId="WWNum17">
    <w:name w:val="WWNum17"/>
    <w:basedOn w:val="NoList"/>
    <w:pPr>
      <w:numPr>
        <w:numId w:val="17"/>
      </w:numPr>
    </w:pPr>
  </w:style>
  <w:style w:type="numbering" w:customStyle="1" w:styleId="WWNum18">
    <w:name w:val="WWNum18"/>
    <w:basedOn w:val="NoList"/>
    <w:pPr>
      <w:numPr>
        <w:numId w:val="18"/>
      </w:numPr>
    </w:pPr>
  </w:style>
  <w:style w:type="numbering" w:customStyle="1" w:styleId="WWNum19">
    <w:name w:val="WWNum19"/>
    <w:basedOn w:val="NoList"/>
    <w:pPr>
      <w:numPr>
        <w:numId w:val="19"/>
      </w:numPr>
    </w:pPr>
  </w:style>
  <w:style w:type="numbering" w:customStyle="1" w:styleId="WWNum20">
    <w:name w:val="WWNum20"/>
    <w:basedOn w:val="NoList"/>
    <w:pPr>
      <w:numPr>
        <w:numId w:val="20"/>
      </w:numPr>
    </w:pPr>
  </w:style>
  <w:style w:type="numbering" w:customStyle="1" w:styleId="WWNum21">
    <w:name w:val="WWNum21"/>
    <w:basedOn w:val="NoList"/>
    <w:pPr>
      <w:numPr>
        <w:numId w:val="33"/>
      </w:numPr>
    </w:pPr>
  </w:style>
  <w:style w:type="numbering" w:customStyle="1" w:styleId="WWNum22">
    <w:name w:val="WWNum22"/>
    <w:basedOn w:val="NoList"/>
    <w:pPr>
      <w:numPr>
        <w:numId w:val="22"/>
      </w:numPr>
    </w:pPr>
  </w:style>
  <w:style w:type="numbering" w:customStyle="1" w:styleId="WWNum23">
    <w:name w:val="WWNum23"/>
    <w:basedOn w:val="NoList"/>
    <w:pPr>
      <w:numPr>
        <w:numId w:val="23"/>
      </w:numPr>
    </w:pPr>
  </w:style>
  <w:style w:type="numbering" w:customStyle="1" w:styleId="WWNum24">
    <w:name w:val="WWNum24"/>
    <w:basedOn w:val="NoList"/>
    <w:pPr>
      <w:numPr>
        <w:numId w:val="24"/>
      </w:numPr>
    </w:pPr>
  </w:style>
  <w:style w:type="numbering" w:customStyle="1" w:styleId="WWNum25">
    <w:name w:val="WWNum25"/>
    <w:basedOn w:val="NoList"/>
    <w:pPr>
      <w:numPr>
        <w:numId w:val="25"/>
      </w:numPr>
    </w:pPr>
  </w:style>
  <w:style w:type="numbering" w:customStyle="1" w:styleId="WWNum26">
    <w:name w:val="WWNum26"/>
    <w:basedOn w:val="NoList"/>
    <w:pPr>
      <w:numPr>
        <w:numId w:val="26"/>
      </w:numPr>
    </w:pPr>
  </w:style>
  <w:style w:type="numbering" w:customStyle="1" w:styleId="WWNum27">
    <w:name w:val="WWNum27"/>
    <w:basedOn w:val="NoList"/>
    <w:pPr>
      <w:numPr>
        <w:numId w:val="27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2C337D"/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Header">
    <w:name w:val="header"/>
    <w:basedOn w:val="Normal"/>
    <w:link w:val="HeaderChar"/>
    <w:uiPriority w:val="99"/>
    <w:unhideWhenUsed/>
    <w:rsid w:val="0010219E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0219E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10219E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0219E"/>
    <w:rPr>
      <w:rFonts w:cs="Mangal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9205E"/>
    <w:rPr>
      <w:rFonts w:asciiTheme="majorHAnsi" w:eastAsiaTheme="majorEastAsia" w:hAnsiTheme="majorHAnsi" w:cstheme="majorBidi"/>
      <w:i/>
      <w:iCs/>
      <w:color w:val="5B9BD5" w:themeColor="accent1"/>
      <w:spacing w:val="15"/>
      <w:kern w:val="0"/>
      <w:lang w:eastAsia="en-US" w:bidi="ar-SA"/>
    </w:rPr>
  </w:style>
  <w:style w:type="character" w:customStyle="1" w:styleId="TitleChar">
    <w:name w:val="Title Char"/>
    <w:basedOn w:val="DefaultParagraphFont"/>
    <w:link w:val="Title"/>
    <w:uiPriority w:val="10"/>
    <w:rsid w:val="0009205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04729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E3C8F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736C4D"/>
    <w:pPr>
      <w:suppressAutoHyphens w:val="0"/>
      <w:autoSpaceDN/>
      <w:ind w:left="837"/>
      <w:textAlignment w:val="auto"/>
    </w:pPr>
    <w:rPr>
      <w:rFonts w:ascii="Times New Roman" w:eastAsia="Times New Roman" w:hAnsi="Times New Roman" w:cstheme="minorBidi"/>
      <w:kern w:val="0"/>
      <w:lang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736C4D"/>
    <w:rPr>
      <w:rFonts w:ascii="Times New Roman" w:eastAsia="Times New Roman" w:hAnsi="Times New Roman" w:cstheme="minorBidi"/>
      <w:kern w:val="0"/>
      <w:lang w:eastAsia="en-US" w:bidi="ar-S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WenQuanYi Micro Hei" w:hAnsi="Liberation Serif" w:cs="Lohit Hindi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05E"/>
    <w:pPr>
      <w:keepNext/>
      <w:keepLines/>
      <w:widowControl/>
      <w:suppressAutoHyphens w:val="0"/>
      <w:autoSpaceDN/>
      <w:spacing w:before="480" w:line="259" w:lineRule="auto"/>
      <w:textAlignment w:val="auto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kern w:val="0"/>
      <w:sz w:val="32"/>
      <w:szCs w:val="32"/>
      <w:lang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205E"/>
    <w:pPr>
      <w:keepNext/>
      <w:keepLines/>
      <w:widowControl/>
      <w:suppressAutoHyphens w:val="0"/>
      <w:autoSpaceDN/>
      <w:spacing w:before="200" w:line="259" w:lineRule="auto"/>
      <w:textAlignment w:val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337D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Objectwitharrow">
    <w:name w:val="Object with arrow"/>
    <w:basedOn w:val="Standard"/>
  </w:style>
  <w:style w:type="paragraph" w:customStyle="1" w:styleId="Objectwithshadow">
    <w:name w:val="Object with shadow"/>
    <w:basedOn w:val="Standard"/>
  </w:style>
  <w:style w:type="paragraph" w:customStyle="1" w:styleId="Objectwithoutfill">
    <w:name w:val="Object without fill"/>
    <w:basedOn w:val="Standard"/>
  </w:style>
  <w:style w:type="paragraph" w:customStyle="1" w:styleId="Text">
    <w:name w:val="Text"/>
    <w:basedOn w:val="Caption"/>
  </w:style>
  <w:style w:type="paragraph" w:customStyle="1" w:styleId="Textbodyjustified">
    <w:name w:val="Text body justified"/>
    <w:basedOn w:val="Standard"/>
  </w:style>
  <w:style w:type="paragraph" w:customStyle="1" w:styleId="Firstlineindent">
    <w:name w:val="First line indent"/>
    <w:basedOn w:val="Textbody"/>
    <w:pPr>
      <w:spacing w:after="0"/>
      <w:ind w:firstLine="283"/>
    </w:pPr>
  </w:style>
  <w:style w:type="paragraph" w:customStyle="1" w:styleId="Title1">
    <w:name w:val="Title1"/>
    <w:basedOn w:val="Standard"/>
    <w:pPr>
      <w:jc w:val="center"/>
    </w:pPr>
  </w:style>
  <w:style w:type="paragraph" w:customStyle="1" w:styleId="Title2">
    <w:name w:val="Title2"/>
    <w:basedOn w:val="Standard"/>
    <w:pPr>
      <w:spacing w:before="57" w:after="57"/>
      <w:ind w:right="113"/>
      <w:jc w:val="center"/>
    </w:pPr>
  </w:style>
  <w:style w:type="paragraph" w:customStyle="1" w:styleId="WW-Heading">
    <w:name w:val="WW-Heading"/>
    <w:basedOn w:val="Standard"/>
    <w:pPr>
      <w:spacing w:before="238" w:after="119"/>
    </w:pPr>
  </w:style>
  <w:style w:type="paragraph" w:customStyle="1" w:styleId="DimensionLine">
    <w:name w:val="Dimension Line"/>
    <w:basedOn w:val="Standard"/>
  </w:style>
  <w:style w:type="paragraph" w:customStyle="1" w:styleId="TitleSlideLTGliederung1">
    <w:name w:val="Title Slide~LT~Gliederung 1"/>
    <w:pPr>
      <w:widowControl/>
      <w:spacing w:after="283" w:line="200" w:lineRule="atLeast"/>
    </w:pPr>
    <w:rPr>
      <w:rFonts w:ascii="Lohit Hindi" w:eastAsia="Lohit Hindi" w:hAnsi="Lohit Hindi"/>
      <w:color w:val="000000"/>
      <w:sz w:val="56"/>
      <w:szCs w:val="56"/>
    </w:rPr>
  </w:style>
  <w:style w:type="paragraph" w:customStyle="1" w:styleId="TitleSlideLTGliederung2">
    <w:name w:val="Title Slide~LT~Gliederung 2"/>
    <w:basedOn w:val="TitleSlideLTGliederung1"/>
    <w:pPr>
      <w:spacing w:after="227"/>
    </w:pPr>
    <w:rPr>
      <w:color w:val="53548A"/>
      <w:sz w:val="48"/>
      <w:szCs w:val="48"/>
    </w:rPr>
  </w:style>
  <w:style w:type="paragraph" w:customStyle="1" w:styleId="TitleSlideLTGliederung3">
    <w:name w:val="Title Slide~LT~Gliederung 3"/>
    <w:basedOn w:val="TitleSlideLTGliederung2"/>
    <w:pPr>
      <w:spacing w:after="170"/>
    </w:pPr>
    <w:rPr>
      <w:sz w:val="44"/>
      <w:szCs w:val="44"/>
    </w:rPr>
  </w:style>
  <w:style w:type="paragraph" w:customStyle="1" w:styleId="TitleSlideLTGliederung4">
    <w:name w:val="Title Slide~LT~Gliederung 4"/>
    <w:basedOn w:val="TitleSlideLTGliederung3"/>
    <w:pPr>
      <w:spacing w:after="113"/>
    </w:pPr>
    <w:rPr>
      <w:color w:val="A04DA3"/>
      <w:sz w:val="40"/>
      <w:szCs w:val="40"/>
    </w:rPr>
  </w:style>
  <w:style w:type="paragraph" w:customStyle="1" w:styleId="TitleSlideLTGliederung5">
    <w:name w:val="Title Slide~LT~Gliederung 5"/>
    <w:basedOn w:val="TitleSlideLTGliederung4"/>
    <w:pPr>
      <w:spacing w:after="57"/>
    </w:pPr>
  </w:style>
  <w:style w:type="paragraph" w:customStyle="1" w:styleId="TitleSlideLTGliederung6">
    <w:name w:val="Title Slide~LT~Gliederung 6"/>
    <w:basedOn w:val="TitleSlideLTGliederung5"/>
  </w:style>
  <w:style w:type="paragraph" w:customStyle="1" w:styleId="TitleSlideLTGliederung7">
    <w:name w:val="Title Slide~LT~Gliederung 7"/>
    <w:basedOn w:val="TitleSlideLTGliederung6"/>
  </w:style>
  <w:style w:type="paragraph" w:customStyle="1" w:styleId="TitleSlideLTGliederung8">
    <w:name w:val="Title Slide~LT~Gliederung 8"/>
    <w:basedOn w:val="TitleSlideLTGliederung7"/>
  </w:style>
  <w:style w:type="paragraph" w:customStyle="1" w:styleId="TitleSlideLTGliederung9">
    <w:name w:val="Title Slide~LT~Gliederung 9"/>
    <w:basedOn w:val="TitleSlideLTGliederung8"/>
  </w:style>
  <w:style w:type="paragraph" w:customStyle="1" w:styleId="TitleSlideLTTitel">
    <w:name w:val="Title Slide~LT~Titel"/>
    <w:pPr>
      <w:widowControl/>
      <w:spacing w:line="200" w:lineRule="atLeast"/>
    </w:pPr>
    <w:rPr>
      <w:rFonts w:ascii="Lohit Hindi" w:eastAsia="Lohit Hindi" w:hAnsi="Lohit Hindi"/>
      <w:color w:val="000000"/>
      <w:sz w:val="36"/>
      <w:szCs w:val="36"/>
    </w:rPr>
  </w:style>
  <w:style w:type="paragraph" w:customStyle="1" w:styleId="TitleSlideLTUntertitel">
    <w:name w:val="Title Slide~LT~Untertitel"/>
    <w:pPr>
      <w:widowControl/>
      <w:jc w:val="center"/>
    </w:pPr>
    <w:rPr>
      <w:rFonts w:ascii="Lohit Hindi" w:eastAsia="Lohit Hindi" w:hAnsi="Lohit Hindi"/>
      <w:sz w:val="64"/>
      <w:szCs w:val="64"/>
    </w:rPr>
  </w:style>
  <w:style w:type="paragraph" w:customStyle="1" w:styleId="TitleSlideLTNotizen">
    <w:name w:val="Title Slide~LT~Notizen"/>
    <w:pPr>
      <w:widowControl/>
      <w:ind w:left="340" w:hanging="340"/>
    </w:pPr>
    <w:rPr>
      <w:rFonts w:ascii="Lohit Hindi" w:eastAsia="Lohit Hindi" w:hAnsi="Lohit Hindi"/>
      <w:sz w:val="40"/>
      <w:szCs w:val="40"/>
    </w:rPr>
  </w:style>
  <w:style w:type="paragraph" w:customStyle="1" w:styleId="TitleSlideLTHintergrundobjekte">
    <w:name w:val="Title Slide~LT~Hintergrundobjekte"/>
    <w:pPr>
      <w:widowControl/>
    </w:pPr>
  </w:style>
  <w:style w:type="paragraph" w:customStyle="1" w:styleId="TitleSlideLTHintergrund">
    <w:name w:val="Title Slide~LT~Hintergrund"/>
    <w:pPr>
      <w:widowControl/>
    </w:pPr>
  </w:style>
  <w:style w:type="paragraph" w:customStyle="1" w:styleId="default">
    <w:name w:val="default"/>
    <w:pPr>
      <w:widowControl/>
      <w:spacing w:line="200" w:lineRule="atLeast"/>
    </w:pPr>
    <w:rPr>
      <w:rFonts w:ascii="Lohit Hindi" w:eastAsia="Lohit Hindi" w:hAnsi="Lohit Hindi"/>
      <w:sz w:val="36"/>
      <w:szCs w:val="36"/>
    </w:rPr>
  </w:style>
  <w:style w:type="paragraph" w:customStyle="1" w:styleId="gray1">
    <w:name w:val="gray1"/>
    <w:basedOn w:val="default"/>
  </w:style>
  <w:style w:type="paragraph" w:customStyle="1" w:styleId="gray2">
    <w:name w:val="gray2"/>
    <w:basedOn w:val="default"/>
  </w:style>
  <w:style w:type="paragraph" w:customStyle="1" w:styleId="gray3">
    <w:name w:val="gray3"/>
    <w:basedOn w:val="default"/>
  </w:style>
  <w:style w:type="paragraph" w:customStyle="1" w:styleId="bw1">
    <w:name w:val="bw1"/>
    <w:basedOn w:val="default"/>
  </w:style>
  <w:style w:type="paragraph" w:customStyle="1" w:styleId="bw2">
    <w:name w:val="bw2"/>
    <w:basedOn w:val="default"/>
  </w:style>
  <w:style w:type="paragraph" w:customStyle="1" w:styleId="bw3">
    <w:name w:val="bw3"/>
    <w:basedOn w:val="default"/>
  </w:style>
  <w:style w:type="paragraph" w:customStyle="1" w:styleId="orange1">
    <w:name w:val="orange1"/>
    <w:basedOn w:val="default"/>
  </w:style>
  <w:style w:type="paragraph" w:customStyle="1" w:styleId="orange2">
    <w:name w:val="orange2"/>
    <w:basedOn w:val="default"/>
  </w:style>
  <w:style w:type="paragraph" w:customStyle="1" w:styleId="orange3">
    <w:name w:val="orange3"/>
    <w:basedOn w:val="default"/>
  </w:style>
  <w:style w:type="paragraph" w:customStyle="1" w:styleId="turquise1">
    <w:name w:val="turquise1"/>
    <w:basedOn w:val="default"/>
  </w:style>
  <w:style w:type="paragraph" w:customStyle="1" w:styleId="turquise2">
    <w:name w:val="turquise2"/>
    <w:basedOn w:val="default"/>
  </w:style>
  <w:style w:type="paragraph" w:customStyle="1" w:styleId="turquise3">
    <w:name w:val="turquise3"/>
    <w:basedOn w:val="default"/>
  </w:style>
  <w:style w:type="paragraph" w:customStyle="1" w:styleId="blue1">
    <w:name w:val="blue1"/>
    <w:basedOn w:val="default"/>
  </w:style>
  <w:style w:type="paragraph" w:customStyle="1" w:styleId="blue2">
    <w:name w:val="blue2"/>
    <w:basedOn w:val="default"/>
  </w:style>
  <w:style w:type="paragraph" w:customStyle="1" w:styleId="blue3">
    <w:name w:val="blue3"/>
    <w:basedOn w:val="default"/>
  </w:style>
  <w:style w:type="paragraph" w:customStyle="1" w:styleId="sun1">
    <w:name w:val="sun1"/>
    <w:basedOn w:val="default"/>
  </w:style>
  <w:style w:type="paragraph" w:customStyle="1" w:styleId="sun2">
    <w:name w:val="sun2"/>
    <w:basedOn w:val="default"/>
  </w:style>
  <w:style w:type="paragraph" w:customStyle="1" w:styleId="sun3">
    <w:name w:val="sun3"/>
    <w:basedOn w:val="default"/>
  </w:style>
  <w:style w:type="paragraph" w:customStyle="1" w:styleId="earth1">
    <w:name w:val="earth1"/>
    <w:basedOn w:val="default"/>
  </w:style>
  <w:style w:type="paragraph" w:customStyle="1" w:styleId="earth2">
    <w:name w:val="earth2"/>
    <w:basedOn w:val="default"/>
  </w:style>
  <w:style w:type="paragraph" w:customStyle="1" w:styleId="earth3">
    <w:name w:val="earth3"/>
    <w:basedOn w:val="default"/>
  </w:style>
  <w:style w:type="paragraph" w:customStyle="1" w:styleId="green1">
    <w:name w:val="green1"/>
    <w:basedOn w:val="default"/>
  </w:style>
  <w:style w:type="paragraph" w:customStyle="1" w:styleId="green2">
    <w:name w:val="green2"/>
    <w:basedOn w:val="default"/>
  </w:style>
  <w:style w:type="paragraph" w:customStyle="1" w:styleId="green3">
    <w:name w:val="green3"/>
    <w:basedOn w:val="default"/>
  </w:style>
  <w:style w:type="paragraph" w:customStyle="1" w:styleId="seetang1">
    <w:name w:val="seetang1"/>
    <w:basedOn w:val="default"/>
  </w:style>
  <w:style w:type="paragraph" w:customStyle="1" w:styleId="seetang2">
    <w:name w:val="seetang2"/>
    <w:basedOn w:val="default"/>
  </w:style>
  <w:style w:type="paragraph" w:customStyle="1" w:styleId="seetang3">
    <w:name w:val="seetang3"/>
    <w:basedOn w:val="default"/>
  </w:style>
  <w:style w:type="paragraph" w:customStyle="1" w:styleId="lightblue1">
    <w:name w:val="lightblue1"/>
    <w:basedOn w:val="default"/>
  </w:style>
  <w:style w:type="paragraph" w:customStyle="1" w:styleId="lightblue2">
    <w:name w:val="lightblue2"/>
    <w:basedOn w:val="default"/>
  </w:style>
  <w:style w:type="paragraph" w:customStyle="1" w:styleId="lightblue3">
    <w:name w:val="lightblue3"/>
    <w:basedOn w:val="default"/>
  </w:style>
  <w:style w:type="paragraph" w:customStyle="1" w:styleId="yellow1">
    <w:name w:val="yellow1"/>
    <w:basedOn w:val="default"/>
  </w:style>
  <w:style w:type="paragraph" w:customStyle="1" w:styleId="yellow2">
    <w:name w:val="yellow2"/>
    <w:basedOn w:val="default"/>
  </w:style>
  <w:style w:type="paragraph" w:customStyle="1" w:styleId="yellow3">
    <w:name w:val="yellow3"/>
    <w:basedOn w:val="default"/>
  </w:style>
  <w:style w:type="paragraph" w:styleId="Title">
    <w:name w:val="Title"/>
    <w:basedOn w:val="Normal"/>
    <w:next w:val="Normal"/>
    <w:link w:val="TitleChar"/>
    <w:uiPriority w:val="10"/>
    <w:qFormat/>
    <w:rsid w:val="0009205E"/>
    <w:pPr>
      <w:widowControl/>
      <w:pBdr>
        <w:bottom w:val="single" w:sz="8" w:space="4" w:color="5B9BD5" w:themeColor="accent1"/>
      </w:pBdr>
      <w:suppressAutoHyphens w:val="0"/>
      <w:autoSpaceDN/>
      <w:spacing w:after="300"/>
      <w:contextualSpacing/>
      <w:textAlignment w:val="auto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05E"/>
    <w:pPr>
      <w:widowControl/>
      <w:numPr>
        <w:ilvl w:val="1"/>
      </w:numPr>
      <w:suppressAutoHyphens w:val="0"/>
      <w:autoSpaceDN/>
      <w:spacing w:after="160" w:line="259" w:lineRule="auto"/>
      <w:textAlignment w:val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kern w:val="0"/>
      <w:lang w:eastAsia="en-US" w:bidi="ar-SA"/>
    </w:rPr>
  </w:style>
  <w:style w:type="paragraph" w:customStyle="1" w:styleId="Backgroundobjects">
    <w:name w:val="Background objects"/>
    <w:pPr>
      <w:widowControl/>
    </w:pPr>
  </w:style>
  <w:style w:type="paragraph" w:customStyle="1" w:styleId="Background">
    <w:name w:val="Background"/>
    <w:pPr>
      <w:widowControl/>
    </w:pPr>
  </w:style>
  <w:style w:type="paragraph" w:customStyle="1" w:styleId="Notes">
    <w:name w:val="Notes"/>
    <w:pPr>
      <w:widowControl/>
      <w:ind w:left="340" w:hanging="340"/>
    </w:pPr>
    <w:rPr>
      <w:rFonts w:ascii="Lohit Hindi" w:eastAsia="Lohit Hindi" w:hAnsi="Lohit Hindi"/>
      <w:sz w:val="40"/>
      <w:szCs w:val="40"/>
    </w:rPr>
  </w:style>
  <w:style w:type="paragraph" w:customStyle="1" w:styleId="Outline1">
    <w:name w:val="Outline 1"/>
    <w:pPr>
      <w:widowControl/>
      <w:spacing w:after="283" w:line="200" w:lineRule="atLeast"/>
    </w:pPr>
    <w:rPr>
      <w:rFonts w:ascii="Lohit Hindi" w:eastAsia="Lohit Hindi" w:hAnsi="Lohit Hindi"/>
      <w:color w:val="000000"/>
      <w:sz w:val="56"/>
      <w:szCs w:val="56"/>
    </w:rPr>
  </w:style>
  <w:style w:type="paragraph" w:customStyle="1" w:styleId="Outline2">
    <w:name w:val="Outline 2"/>
    <w:basedOn w:val="Outline1"/>
    <w:pPr>
      <w:spacing w:after="227"/>
    </w:pPr>
    <w:rPr>
      <w:color w:val="53548A"/>
      <w:sz w:val="48"/>
      <w:szCs w:val="48"/>
    </w:rPr>
  </w:style>
  <w:style w:type="paragraph" w:customStyle="1" w:styleId="Outline3">
    <w:name w:val="Outline 3"/>
    <w:basedOn w:val="Outline2"/>
    <w:pPr>
      <w:spacing w:after="170"/>
    </w:pPr>
    <w:rPr>
      <w:sz w:val="44"/>
      <w:szCs w:val="44"/>
    </w:rPr>
  </w:style>
  <w:style w:type="paragraph" w:customStyle="1" w:styleId="Outline4">
    <w:name w:val="Outline 4"/>
    <w:basedOn w:val="Outline3"/>
    <w:pPr>
      <w:spacing w:after="113"/>
    </w:pPr>
    <w:rPr>
      <w:color w:val="A04DA3"/>
      <w:sz w:val="40"/>
      <w:szCs w:val="40"/>
    </w:rPr>
  </w:style>
  <w:style w:type="paragraph" w:customStyle="1" w:styleId="Outline5">
    <w:name w:val="Outline 5"/>
    <w:basedOn w:val="Outline4"/>
    <w:pPr>
      <w:spacing w:after="57"/>
    </w:pPr>
  </w:style>
  <w:style w:type="paragraph" w:customStyle="1" w:styleId="Outline6">
    <w:name w:val="Outline 6"/>
    <w:basedOn w:val="Outline5"/>
  </w:style>
  <w:style w:type="paragraph" w:customStyle="1" w:styleId="Outline7">
    <w:name w:val="Outline 7"/>
    <w:basedOn w:val="Outline6"/>
  </w:style>
  <w:style w:type="paragraph" w:customStyle="1" w:styleId="Outline8">
    <w:name w:val="Outline 8"/>
    <w:basedOn w:val="Outline7"/>
  </w:style>
  <w:style w:type="paragraph" w:customStyle="1" w:styleId="Outline9">
    <w:name w:val="Outline 9"/>
    <w:basedOn w:val="Outline8"/>
  </w:style>
  <w:style w:type="paragraph" w:customStyle="1" w:styleId="TitleandContentLTGliederung1">
    <w:name w:val="Title and Content~LT~Gliederung 1"/>
    <w:pPr>
      <w:widowControl/>
      <w:spacing w:after="283" w:line="200" w:lineRule="atLeast"/>
    </w:pPr>
    <w:rPr>
      <w:rFonts w:ascii="Lohit Hindi" w:eastAsia="Lohit Hindi" w:hAnsi="Lohit Hindi"/>
      <w:color w:val="000000"/>
      <w:sz w:val="56"/>
      <w:szCs w:val="56"/>
    </w:rPr>
  </w:style>
  <w:style w:type="paragraph" w:customStyle="1" w:styleId="TitleandContentLTGliederung2">
    <w:name w:val="Title and Content~LT~Gliederung 2"/>
    <w:basedOn w:val="TitleandContentLTGliederung1"/>
    <w:pPr>
      <w:spacing w:after="227"/>
    </w:pPr>
    <w:rPr>
      <w:color w:val="53548A"/>
      <w:sz w:val="48"/>
      <w:szCs w:val="48"/>
    </w:rPr>
  </w:style>
  <w:style w:type="paragraph" w:customStyle="1" w:styleId="TitleandContentLTGliederung3">
    <w:name w:val="Title and Content~LT~Gliederung 3"/>
    <w:basedOn w:val="TitleandContentLTGliederung2"/>
    <w:pPr>
      <w:spacing w:after="170"/>
    </w:pPr>
    <w:rPr>
      <w:sz w:val="44"/>
      <w:szCs w:val="44"/>
    </w:rPr>
  </w:style>
  <w:style w:type="paragraph" w:customStyle="1" w:styleId="TitleandContentLTGliederung4">
    <w:name w:val="Title and Content~LT~Gliederung 4"/>
    <w:basedOn w:val="TitleandContentLTGliederung3"/>
    <w:pPr>
      <w:spacing w:after="113"/>
    </w:pPr>
    <w:rPr>
      <w:color w:val="A04DA3"/>
      <w:sz w:val="40"/>
      <w:szCs w:val="40"/>
    </w:rPr>
  </w:style>
  <w:style w:type="paragraph" w:customStyle="1" w:styleId="TitleandContentLTGliederung5">
    <w:name w:val="Title and Content~LT~Gliederung 5"/>
    <w:basedOn w:val="TitleandContentLTGliederung4"/>
    <w:pPr>
      <w:spacing w:after="57"/>
    </w:pPr>
  </w:style>
  <w:style w:type="paragraph" w:customStyle="1" w:styleId="TitleandContentLTGliederung6">
    <w:name w:val="Title and Content~LT~Gliederung 6"/>
    <w:basedOn w:val="TitleandContentLTGliederung5"/>
  </w:style>
  <w:style w:type="paragraph" w:customStyle="1" w:styleId="TitleandContentLTGliederung7">
    <w:name w:val="Title and Content~LT~Gliederung 7"/>
    <w:basedOn w:val="TitleandContentLTGliederung6"/>
  </w:style>
  <w:style w:type="paragraph" w:customStyle="1" w:styleId="TitleandContentLTGliederung8">
    <w:name w:val="Title and Content~LT~Gliederung 8"/>
    <w:basedOn w:val="TitleandContentLTGliederung7"/>
  </w:style>
  <w:style w:type="paragraph" w:customStyle="1" w:styleId="TitleandContentLTGliederung9">
    <w:name w:val="Title and Content~LT~Gliederung 9"/>
    <w:basedOn w:val="TitleandContentLTGliederung8"/>
  </w:style>
  <w:style w:type="paragraph" w:customStyle="1" w:styleId="TitleandContentLTTitel">
    <w:name w:val="Title and Content~LT~Titel"/>
    <w:pPr>
      <w:widowControl/>
      <w:spacing w:line="200" w:lineRule="atLeast"/>
    </w:pPr>
    <w:rPr>
      <w:rFonts w:ascii="Lohit Hindi" w:eastAsia="Lohit Hindi" w:hAnsi="Lohit Hindi"/>
      <w:color w:val="000000"/>
      <w:sz w:val="36"/>
      <w:szCs w:val="36"/>
    </w:rPr>
  </w:style>
  <w:style w:type="paragraph" w:customStyle="1" w:styleId="TitleandContentLTUntertitel">
    <w:name w:val="Title and Content~LT~Untertitel"/>
    <w:pPr>
      <w:widowControl/>
      <w:jc w:val="center"/>
    </w:pPr>
    <w:rPr>
      <w:rFonts w:ascii="Lohit Hindi" w:eastAsia="Lohit Hindi" w:hAnsi="Lohit Hindi"/>
      <w:sz w:val="64"/>
      <w:szCs w:val="64"/>
    </w:rPr>
  </w:style>
  <w:style w:type="paragraph" w:customStyle="1" w:styleId="TitleandContentLTNotizen">
    <w:name w:val="Title and Content~LT~Notizen"/>
    <w:pPr>
      <w:widowControl/>
      <w:ind w:left="340" w:hanging="340"/>
    </w:pPr>
    <w:rPr>
      <w:rFonts w:ascii="Lohit Hindi" w:eastAsia="Lohit Hindi" w:hAnsi="Lohit Hindi"/>
      <w:sz w:val="40"/>
      <w:szCs w:val="40"/>
    </w:rPr>
  </w:style>
  <w:style w:type="paragraph" w:customStyle="1" w:styleId="TitleandContentLTHintergrundobjekte">
    <w:name w:val="Title and Content~LT~Hintergrundobjekte"/>
    <w:pPr>
      <w:widowControl/>
    </w:pPr>
  </w:style>
  <w:style w:type="paragraph" w:customStyle="1" w:styleId="TitleandContentLTHintergrund">
    <w:name w:val="Title and Content~LT~Hintergrund"/>
    <w:pPr>
      <w:widowControl/>
    </w:pPr>
  </w:style>
  <w:style w:type="paragraph" w:customStyle="1" w:styleId="TwoContentLTGliederung1">
    <w:name w:val="Two Content~LT~Gliederung 1"/>
    <w:pPr>
      <w:widowControl/>
      <w:spacing w:after="283" w:line="200" w:lineRule="atLeast"/>
    </w:pPr>
    <w:rPr>
      <w:rFonts w:ascii="Lohit Hindi" w:eastAsia="Lohit Hindi" w:hAnsi="Lohit Hindi"/>
      <w:color w:val="000000"/>
      <w:sz w:val="56"/>
      <w:szCs w:val="56"/>
    </w:rPr>
  </w:style>
  <w:style w:type="paragraph" w:customStyle="1" w:styleId="TwoContentLTGliederung2">
    <w:name w:val="Two Content~LT~Gliederung 2"/>
    <w:basedOn w:val="TwoContentLTGliederung1"/>
    <w:pPr>
      <w:spacing w:after="227"/>
    </w:pPr>
    <w:rPr>
      <w:color w:val="53548A"/>
      <w:sz w:val="48"/>
      <w:szCs w:val="48"/>
    </w:rPr>
  </w:style>
  <w:style w:type="paragraph" w:customStyle="1" w:styleId="TwoContentLTGliederung3">
    <w:name w:val="Two Content~LT~Gliederung 3"/>
    <w:basedOn w:val="TwoContentLTGliederung2"/>
    <w:pPr>
      <w:spacing w:after="170"/>
    </w:pPr>
    <w:rPr>
      <w:sz w:val="44"/>
      <w:szCs w:val="44"/>
    </w:rPr>
  </w:style>
  <w:style w:type="paragraph" w:customStyle="1" w:styleId="TwoContentLTGliederung4">
    <w:name w:val="Two Content~LT~Gliederung 4"/>
    <w:basedOn w:val="TwoContentLTGliederung3"/>
    <w:pPr>
      <w:spacing w:after="113"/>
    </w:pPr>
    <w:rPr>
      <w:color w:val="A04DA3"/>
      <w:sz w:val="40"/>
      <w:szCs w:val="40"/>
    </w:rPr>
  </w:style>
  <w:style w:type="paragraph" w:customStyle="1" w:styleId="TwoContentLTGliederung5">
    <w:name w:val="Two Content~LT~Gliederung 5"/>
    <w:basedOn w:val="TwoContentLTGliederung4"/>
    <w:pPr>
      <w:spacing w:after="57"/>
    </w:pPr>
  </w:style>
  <w:style w:type="paragraph" w:customStyle="1" w:styleId="TwoContentLTGliederung6">
    <w:name w:val="Two Content~LT~Gliederung 6"/>
    <w:basedOn w:val="TwoContentLTGliederung5"/>
  </w:style>
  <w:style w:type="paragraph" w:customStyle="1" w:styleId="TwoContentLTGliederung7">
    <w:name w:val="Two Content~LT~Gliederung 7"/>
    <w:basedOn w:val="TwoContentLTGliederung6"/>
  </w:style>
  <w:style w:type="paragraph" w:customStyle="1" w:styleId="TwoContentLTGliederung8">
    <w:name w:val="Two Content~LT~Gliederung 8"/>
    <w:basedOn w:val="TwoContentLTGliederung7"/>
  </w:style>
  <w:style w:type="paragraph" w:customStyle="1" w:styleId="TwoContentLTGliederung9">
    <w:name w:val="Two Content~LT~Gliederung 9"/>
    <w:basedOn w:val="TwoContentLTGliederung8"/>
  </w:style>
  <w:style w:type="paragraph" w:customStyle="1" w:styleId="TwoContentLTTitel">
    <w:name w:val="Two Content~LT~Titel"/>
    <w:pPr>
      <w:widowControl/>
      <w:spacing w:line="200" w:lineRule="atLeast"/>
    </w:pPr>
    <w:rPr>
      <w:rFonts w:ascii="Lohit Hindi" w:eastAsia="Lohit Hindi" w:hAnsi="Lohit Hindi"/>
      <w:color w:val="000000"/>
      <w:sz w:val="36"/>
      <w:szCs w:val="36"/>
    </w:rPr>
  </w:style>
  <w:style w:type="paragraph" w:customStyle="1" w:styleId="TwoContentLTUntertitel">
    <w:name w:val="Two Content~LT~Untertitel"/>
    <w:pPr>
      <w:widowControl/>
      <w:jc w:val="center"/>
    </w:pPr>
    <w:rPr>
      <w:rFonts w:ascii="Lohit Hindi" w:eastAsia="Lohit Hindi" w:hAnsi="Lohit Hindi"/>
      <w:sz w:val="64"/>
      <w:szCs w:val="64"/>
    </w:rPr>
  </w:style>
  <w:style w:type="paragraph" w:customStyle="1" w:styleId="TwoContentLTNotizen">
    <w:name w:val="Two Content~LT~Notizen"/>
    <w:pPr>
      <w:widowControl/>
      <w:ind w:left="340" w:hanging="340"/>
    </w:pPr>
    <w:rPr>
      <w:rFonts w:ascii="Lohit Hindi" w:eastAsia="Lohit Hindi" w:hAnsi="Lohit Hindi"/>
      <w:sz w:val="40"/>
      <w:szCs w:val="40"/>
    </w:rPr>
  </w:style>
  <w:style w:type="paragraph" w:customStyle="1" w:styleId="TwoContentLTHintergrundobjekte">
    <w:name w:val="Two Content~LT~Hintergrundobjekte"/>
    <w:pPr>
      <w:widowControl/>
    </w:pPr>
  </w:style>
  <w:style w:type="paragraph" w:customStyle="1" w:styleId="TwoContentLTHintergrund">
    <w:name w:val="Two Content~LT~Hintergrund"/>
    <w:pPr>
      <w:widowControl/>
    </w:pPr>
  </w:style>
  <w:style w:type="paragraph" w:customStyle="1" w:styleId="WW-Heading1">
    <w:name w:val="WW-Heading1"/>
    <w:basedOn w:val="Standard"/>
    <w:pPr>
      <w:spacing w:before="238" w:after="119"/>
    </w:pPr>
  </w:style>
  <w:style w:type="paragraph" w:customStyle="1" w:styleId="WW-Heading12">
    <w:name w:val="WW-Heading12"/>
    <w:basedOn w:val="Standard"/>
    <w:pPr>
      <w:spacing w:before="238" w:after="119"/>
    </w:pPr>
  </w:style>
  <w:style w:type="paragraph" w:customStyle="1" w:styleId="WW-Heading123">
    <w:name w:val="WW-Heading123"/>
    <w:basedOn w:val="Standard"/>
    <w:pPr>
      <w:spacing w:before="238" w:after="119"/>
    </w:pPr>
  </w:style>
  <w:style w:type="paragraph" w:customStyle="1" w:styleId="WW-Heading1234">
    <w:name w:val="WW-Heading1234"/>
    <w:basedOn w:val="Standard"/>
    <w:pPr>
      <w:spacing w:before="238" w:after="119"/>
    </w:pPr>
  </w:style>
  <w:style w:type="paragraph" w:customStyle="1" w:styleId="WW-Heading12345">
    <w:name w:val="WW-Heading12345"/>
    <w:basedOn w:val="Standard"/>
    <w:pPr>
      <w:spacing w:before="238" w:after="119"/>
    </w:pPr>
  </w:style>
  <w:style w:type="paragraph" w:customStyle="1" w:styleId="PreformattedText">
    <w:name w:val="Preformatted Text"/>
    <w:basedOn w:val="Standard"/>
    <w:rPr>
      <w:rFonts w:ascii="DejaVu Sans Mono" w:hAnsi="DejaVu Sans Mono"/>
      <w:sz w:val="20"/>
      <w:szCs w:val="20"/>
    </w:rPr>
  </w:style>
  <w:style w:type="paragraph" w:customStyle="1" w:styleId="WW-Heading123456">
    <w:name w:val="WW-Heading123456"/>
    <w:basedOn w:val="Standard"/>
    <w:pPr>
      <w:spacing w:before="238" w:after="119"/>
    </w:pPr>
  </w:style>
  <w:style w:type="paragraph" w:customStyle="1" w:styleId="WW-Heading1234567">
    <w:name w:val="WW-Heading1234567"/>
    <w:basedOn w:val="Standard"/>
    <w:pPr>
      <w:spacing w:before="238" w:after="119"/>
    </w:pPr>
  </w:style>
  <w:style w:type="paragraph" w:customStyle="1" w:styleId="WW-Heading12345678">
    <w:name w:val="WW-Heading12345678"/>
    <w:basedOn w:val="Standard"/>
    <w:pPr>
      <w:spacing w:before="238" w:after="119"/>
    </w:pPr>
  </w:style>
  <w:style w:type="paragraph" w:customStyle="1" w:styleId="WW-Heading123456789">
    <w:name w:val="WW-Heading123456789"/>
    <w:basedOn w:val="Standard"/>
    <w:pPr>
      <w:spacing w:before="238" w:after="119"/>
    </w:pPr>
  </w:style>
  <w:style w:type="paragraph" w:styleId="BalloonText">
    <w:name w:val="Balloon Text"/>
    <w:basedOn w:val="Standar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Standard"/>
    <w:pPr>
      <w:ind w:left="720"/>
    </w:pPr>
  </w:style>
  <w:style w:type="paragraph" w:styleId="CommentText">
    <w:name w:val="annotation text"/>
    <w:basedOn w:val="Standard"/>
  </w:style>
  <w:style w:type="paragraph" w:styleId="CommentSubject">
    <w:name w:val="annotation subject"/>
    <w:basedOn w:val="CommentText"/>
    <w:rPr>
      <w:b/>
      <w:bCs/>
      <w:sz w:val="20"/>
      <w:szCs w:val="20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ourceText">
    <w:name w:val="Source Text"/>
    <w:rPr>
      <w:rFonts w:ascii="DejaVu Sans Mono" w:eastAsia="WenQuanYi Micro Hei" w:hAnsi="DejaVu Sans Mono" w:cs="Lohit Hindi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9205E"/>
    <w:rPr>
      <w:rFonts w:asciiTheme="majorHAnsi" w:eastAsiaTheme="majorEastAsia" w:hAnsiTheme="majorHAnsi" w:cstheme="majorBidi"/>
      <w:b/>
      <w:bCs/>
      <w:color w:val="2C6EAB" w:themeColor="accent1" w:themeShade="B5"/>
      <w:kern w:val="0"/>
      <w:sz w:val="32"/>
      <w:szCs w:val="32"/>
      <w:lang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09205E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 w:bidi="ar-SA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eastAsia="OpenSymbol" w:cs="OpenSymbol"/>
    </w:rPr>
  </w:style>
  <w:style w:type="character" w:styleId="BookTitle">
    <w:name w:val="Book Title"/>
    <w:basedOn w:val="DefaultParagraphFont"/>
    <w:rPr>
      <w:b/>
      <w:bCs/>
      <w:smallCaps/>
      <w:spacing w:val="5"/>
    </w:rPr>
  </w:style>
  <w:style w:type="character" w:customStyle="1" w:styleId="BalloonTextChar">
    <w:name w:val="Balloon Text Char"/>
    <w:basedOn w:val="DefaultParagraphFont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rPr>
      <w:sz w:val="18"/>
      <w:szCs w:val="18"/>
    </w:rPr>
  </w:style>
  <w:style w:type="character" w:customStyle="1" w:styleId="CommentTextChar">
    <w:name w:val="Comment Text Char"/>
    <w:basedOn w:val="DefaultParagraphFont"/>
  </w:style>
  <w:style w:type="character" w:customStyle="1" w:styleId="CommentSubjectChar">
    <w:name w:val="Comment Subject Char"/>
    <w:basedOn w:val="CommentTextChar"/>
    <w:rPr>
      <w:b/>
      <w:bCs/>
      <w:sz w:val="20"/>
      <w:szCs w:val="20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eastAsia="OpenSymbol" w:cs="OpenSymbol"/>
    </w:rPr>
  </w:style>
  <w:style w:type="character" w:customStyle="1" w:styleId="ListLabel5">
    <w:name w:val="ListLabel 5"/>
    <w:rPr>
      <w:rFonts w:eastAsia="WenQuanYi Micro Hei" w:cs="Times New Roman"/>
      <w:color w:val="000000"/>
    </w:rPr>
  </w:style>
  <w:style w:type="character" w:customStyle="1" w:styleId="ListLabel6">
    <w:name w:val="ListLabel 6"/>
    <w:rPr>
      <w:color w:val="000000"/>
    </w:rPr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numbering" w:customStyle="1" w:styleId="WWNum3">
    <w:name w:val="WWNum3"/>
    <w:basedOn w:val="NoList"/>
    <w:pPr>
      <w:numPr>
        <w:numId w:val="3"/>
      </w:numPr>
    </w:pPr>
  </w:style>
  <w:style w:type="numbering" w:customStyle="1" w:styleId="WWNum4">
    <w:name w:val="WWNum4"/>
    <w:basedOn w:val="NoList"/>
    <w:pPr>
      <w:numPr>
        <w:numId w:val="4"/>
      </w:numPr>
    </w:pPr>
  </w:style>
  <w:style w:type="numbering" w:customStyle="1" w:styleId="WWNum5">
    <w:name w:val="WWNum5"/>
    <w:basedOn w:val="NoList"/>
    <w:pPr>
      <w:numPr>
        <w:numId w:val="5"/>
      </w:numPr>
    </w:pPr>
  </w:style>
  <w:style w:type="numbering" w:customStyle="1" w:styleId="WWNum6">
    <w:name w:val="WWNum6"/>
    <w:basedOn w:val="NoList"/>
    <w:pPr>
      <w:numPr>
        <w:numId w:val="6"/>
      </w:numPr>
    </w:pPr>
  </w:style>
  <w:style w:type="numbering" w:customStyle="1" w:styleId="WWNum7">
    <w:name w:val="WWNum7"/>
    <w:basedOn w:val="NoList"/>
    <w:pPr>
      <w:numPr>
        <w:numId w:val="7"/>
      </w:numPr>
    </w:pPr>
  </w:style>
  <w:style w:type="numbering" w:customStyle="1" w:styleId="WWNum8">
    <w:name w:val="WWNum8"/>
    <w:basedOn w:val="NoList"/>
    <w:pPr>
      <w:numPr>
        <w:numId w:val="8"/>
      </w:numPr>
    </w:pPr>
  </w:style>
  <w:style w:type="numbering" w:customStyle="1" w:styleId="WWNum9">
    <w:name w:val="WWNum9"/>
    <w:basedOn w:val="NoList"/>
    <w:pPr>
      <w:numPr>
        <w:numId w:val="9"/>
      </w:numPr>
    </w:pPr>
  </w:style>
  <w:style w:type="numbering" w:customStyle="1" w:styleId="WWNum10">
    <w:name w:val="WWNum10"/>
    <w:basedOn w:val="NoList"/>
    <w:pPr>
      <w:numPr>
        <w:numId w:val="10"/>
      </w:numPr>
    </w:pPr>
  </w:style>
  <w:style w:type="numbering" w:customStyle="1" w:styleId="WWNum11">
    <w:name w:val="WWNum11"/>
    <w:basedOn w:val="NoList"/>
    <w:pPr>
      <w:numPr>
        <w:numId w:val="11"/>
      </w:numPr>
    </w:pPr>
  </w:style>
  <w:style w:type="numbering" w:customStyle="1" w:styleId="WWNum12">
    <w:name w:val="WWNum12"/>
    <w:basedOn w:val="NoList"/>
    <w:pPr>
      <w:numPr>
        <w:numId w:val="12"/>
      </w:numPr>
    </w:pPr>
  </w:style>
  <w:style w:type="numbering" w:customStyle="1" w:styleId="WWNum13">
    <w:name w:val="WWNum13"/>
    <w:basedOn w:val="NoList"/>
    <w:pPr>
      <w:numPr>
        <w:numId w:val="13"/>
      </w:numPr>
    </w:pPr>
  </w:style>
  <w:style w:type="numbering" w:customStyle="1" w:styleId="WWNum14">
    <w:name w:val="WWNum14"/>
    <w:basedOn w:val="NoList"/>
    <w:pPr>
      <w:numPr>
        <w:numId w:val="14"/>
      </w:numPr>
    </w:pPr>
  </w:style>
  <w:style w:type="numbering" w:customStyle="1" w:styleId="WWNum15">
    <w:name w:val="WWNum15"/>
    <w:basedOn w:val="NoList"/>
    <w:pPr>
      <w:numPr>
        <w:numId w:val="15"/>
      </w:numPr>
    </w:pPr>
  </w:style>
  <w:style w:type="numbering" w:customStyle="1" w:styleId="WWNum16">
    <w:name w:val="WWNum16"/>
    <w:basedOn w:val="NoList"/>
    <w:pPr>
      <w:numPr>
        <w:numId w:val="16"/>
      </w:numPr>
    </w:pPr>
  </w:style>
  <w:style w:type="numbering" w:customStyle="1" w:styleId="WWNum17">
    <w:name w:val="WWNum17"/>
    <w:basedOn w:val="NoList"/>
    <w:pPr>
      <w:numPr>
        <w:numId w:val="17"/>
      </w:numPr>
    </w:pPr>
  </w:style>
  <w:style w:type="numbering" w:customStyle="1" w:styleId="WWNum18">
    <w:name w:val="WWNum18"/>
    <w:basedOn w:val="NoList"/>
    <w:pPr>
      <w:numPr>
        <w:numId w:val="18"/>
      </w:numPr>
    </w:pPr>
  </w:style>
  <w:style w:type="numbering" w:customStyle="1" w:styleId="WWNum19">
    <w:name w:val="WWNum19"/>
    <w:basedOn w:val="NoList"/>
    <w:pPr>
      <w:numPr>
        <w:numId w:val="19"/>
      </w:numPr>
    </w:pPr>
  </w:style>
  <w:style w:type="numbering" w:customStyle="1" w:styleId="WWNum20">
    <w:name w:val="WWNum20"/>
    <w:basedOn w:val="NoList"/>
    <w:pPr>
      <w:numPr>
        <w:numId w:val="20"/>
      </w:numPr>
    </w:pPr>
  </w:style>
  <w:style w:type="numbering" w:customStyle="1" w:styleId="WWNum21">
    <w:name w:val="WWNum21"/>
    <w:basedOn w:val="NoList"/>
    <w:pPr>
      <w:numPr>
        <w:numId w:val="33"/>
      </w:numPr>
    </w:pPr>
  </w:style>
  <w:style w:type="numbering" w:customStyle="1" w:styleId="WWNum22">
    <w:name w:val="WWNum22"/>
    <w:basedOn w:val="NoList"/>
    <w:pPr>
      <w:numPr>
        <w:numId w:val="22"/>
      </w:numPr>
    </w:pPr>
  </w:style>
  <w:style w:type="numbering" w:customStyle="1" w:styleId="WWNum23">
    <w:name w:val="WWNum23"/>
    <w:basedOn w:val="NoList"/>
    <w:pPr>
      <w:numPr>
        <w:numId w:val="23"/>
      </w:numPr>
    </w:pPr>
  </w:style>
  <w:style w:type="numbering" w:customStyle="1" w:styleId="WWNum24">
    <w:name w:val="WWNum24"/>
    <w:basedOn w:val="NoList"/>
    <w:pPr>
      <w:numPr>
        <w:numId w:val="24"/>
      </w:numPr>
    </w:pPr>
  </w:style>
  <w:style w:type="numbering" w:customStyle="1" w:styleId="WWNum25">
    <w:name w:val="WWNum25"/>
    <w:basedOn w:val="NoList"/>
    <w:pPr>
      <w:numPr>
        <w:numId w:val="25"/>
      </w:numPr>
    </w:pPr>
  </w:style>
  <w:style w:type="numbering" w:customStyle="1" w:styleId="WWNum26">
    <w:name w:val="WWNum26"/>
    <w:basedOn w:val="NoList"/>
    <w:pPr>
      <w:numPr>
        <w:numId w:val="26"/>
      </w:numPr>
    </w:pPr>
  </w:style>
  <w:style w:type="numbering" w:customStyle="1" w:styleId="WWNum27">
    <w:name w:val="WWNum27"/>
    <w:basedOn w:val="NoList"/>
    <w:pPr>
      <w:numPr>
        <w:numId w:val="27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2C337D"/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Header">
    <w:name w:val="header"/>
    <w:basedOn w:val="Normal"/>
    <w:link w:val="HeaderChar"/>
    <w:uiPriority w:val="99"/>
    <w:unhideWhenUsed/>
    <w:rsid w:val="0010219E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0219E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10219E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0219E"/>
    <w:rPr>
      <w:rFonts w:cs="Mangal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9205E"/>
    <w:rPr>
      <w:rFonts w:asciiTheme="majorHAnsi" w:eastAsiaTheme="majorEastAsia" w:hAnsiTheme="majorHAnsi" w:cstheme="majorBidi"/>
      <w:i/>
      <w:iCs/>
      <w:color w:val="5B9BD5" w:themeColor="accent1"/>
      <w:spacing w:val="15"/>
      <w:kern w:val="0"/>
      <w:lang w:eastAsia="en-US" w:bidi="ar-SA"/>
    </w:rPr>
  </w:style>
  <w:style w:type="character" w:customStyle="1" w:styleId="TitleChar">
    <w:name w:val="Title Char"/>
    <w:basedOn w:val="DefaultParagraphFont"/>
    <w:link w:val="Title"/>
    <w:uiPriority w:val="10"/>
    <w:rsid w:val="0009205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04729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E3C8F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736C4D"/>
    <w:pPr>
      <w:suppressAutoHyphens w:val="0"/>
      <w:autoSpaceDN/>
      <w:ind w:left="837"/>
      <w:textAlignment w:val="auto"/>
    </w:pPr>
    <w:rPr>
      <w:rFonts w:ascii="Times New Roman" w:eastAsia="Times New Roman" w:hAnsi="Times New Roman" w:cstheme="minorBidi"/>
      <w:kern w:val="0"/>
      <w:lang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736C4D"/>
    <w:rPr>
      <w:rFonts w:ascii="Times New Roman" w:eastAsia="Times New Roman" w:hAnsi="Times New Roman" w:cstheme="minorBidi"/>
      <w:kern w:val="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4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3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26" Type="http://schemas.microsoft.com/office/2011/relationships/people" Target="people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header" Target="head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developer.android.com/training/basics/intent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1517</Words>
  <Characters>8650</Characters>
  <Application>Microsoft Macintosh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bryanta</dc:creator>
  <cp:lastModifiedBy>Adam Porter</cp:lastModifiedBy>
  <cp:revision>9</cp:revision>
  <cp:lastPrinted>2014-09-18T13:20:00Z</cp:lastPrinted>
  <dcterms:created xsi:type="dcterms:W3CDTF">2014-09-25T18:08:00Z</dcterms:created>
  <dcterms:modified xsi:type="dcterms:W3CDTF">2015-09-15T12:02:00Z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